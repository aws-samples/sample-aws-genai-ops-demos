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3B95" w14:textId="69ED5BC2" w:rsidR="006B1ED4" w:rsidRPr="008F72D0" w:rsidRDefault="00F55F82" w:rsidP="006B1ED4">
      <w:pPr>
        <w:pStyle w:val="Heading1"/>
      </w:pPr>
      <w:commentRangeStart w:id="0"/>
      <w:r>
        <w:t xml:space="preserve">AWS Launches </w:t>
      </w:r>
      <w:r w:rsidR="00863D4E">
        <w:t xml:space="preserve">GenAI Ops </w:t>
      </w:r>
      <w:r w:rsidR="00997736">
        <w:t>Demo</w:t>
      </w:r>
      <w:r>
        <w:t>: Empowering TAMs to Accelerate GenAI Adoption in Cloud Operations</w:t>
      </w:r>
      <w:commentRangeEnd w:id="0"/>
      <w:r w:rsidRPr="008F72D0">
        <w:rPr>
          <w:rStyle w:val="CommentReference"/>
          <w:sz w:val="22"/>
          <w:szCs w:val="32"/>
        </w:rPr>
        <w:commentReference w:id="0"/>
      </w:r>
    </w:p>
    <w:p w14:paraId="0A83C2D2" w14:textId="15FC8352" w:rsidR="00FC60F7" w:rsidRPr="00FC60F7" w:rsidRDefault="00E41C76" w:rsidP="00FC60F7">
      <w:pPr>
        <w:rPr>
          <w:i/>
        </w:rPr>
      </w:pPr>
      <w:r>
        <w:rPr>
          <w:i/>
        </w:rPr>
        <w:t>From the GenAI Demo Library Team</w:t>
      </w:r>
      <w:r w:rsidR="007C4E7F">
        <w:rPr>
          <w:i/>
        </w:rPr>
        <w:t xml:space="preserve"> (</w:t>
      </w:r>
      <w:proofErr w:type="spellStart"/>
      <w:r w:rsidR="00E73196">
        <w:rPr>
          <w:i/>
        </w:rPr>
        <w:t>cf</w:t>
      </w:r>
      <w:proofErr w:type="spellEnd"/>
      <w:r w:rsidR="00E73196">
        <w:rPr>
          <w:i/>
        </w:rPr>
        <w:t xml:space="preserve"> </w:t>
      </w:r>
      <w:hyperlink r:id="rId11" w:history="1">
        <w:r w:rsidR="00E73196" w:rsidRPr="002602A1">
          <w:rPr>
            <w:rStyle w:val="Hyperlink"/>
            <w:rFonts w:cstheme="minorHAnsi"/>
            <w:i/>
          </w:rPr>
          <w:t>PRFAQ</w:t>
        </w:r>
      </w:hyperlink>
      <w:r w:rsidR="00951816">
        <w:rPr>
          <w:i/>
        </w:rPr>
        <w:t xml:space="preserve"> written </w:t>
      </w:r>
      <w:r w:rsidR="00874AC5">
        <w:rPr>
          <w:i/>
        </w:rPr>
        <w:t>@bllecoq</w:t>
      </w:r>
      <w:r w:rsidR="002602A1">
        <w:rPr>
          <w:i/>
        </w:rPr>
        <w:t>)</w:t>
      </w:r>
      <w:r>
        <w:rPr>
          <w:i/>
        </w:rPr>
        <w:t xml:space="preserve">: </w:t>
      </w:r>
      <w:r w:rsidR="00FC60F7" w:rsidRPr="00FC60F7">
        <w:rPr>
          <w:i/>
        </w:rPr>
        <w:t>Ready-to-present 20–30-minute demos</w:t>
      </w:r>
      <w:r>
        <w:rPr>
          <w:i/>
        </w:rPr>
        <w:t xml:space="preserve"> to</w:t>
      </w:r>
      <w:r w:rsidR="00FC60F7" w:rsidRPr="00FC60F7">
        <w:rPr>
          <w:i/>
        </w:rPr>
        <w:t xml:space="preserve"> enable Technical Account Managers to showcase AI-powered</w:t>
      </w:r>
      <w:r w:rsidR="00FC60F7">
        <w:rPr>
          <w:i/>
        </w:rPr>
        <w:t xml:space="preserve"> operations</w:t>
      </w:r>
      <w:r w:rsidR="00FC60F7" w:rsidRPr="00FC60F7">
        <w:rPr>
          <w:i/>
        </w:rPr>
        <w:t xml:space="preserve"> analytics that customers deploy for GenAI learning and daily operational use</w:t>
      </w:r>
    </w:p>
    <w:p w14:paraId="7E3A3238" w14:textId="5B0AEC52" w:rsidR="001F237C" w:rsidRDefault="001F237C" w:rsidP="001F237C">
      <w:r>
        <w:t>AWS announced GenAI</w:t>
      </w:r>
      <w:r w:rsidR="00EC1B23">
        <w:t xml:space="preserve"> Operations</w:t>
      </w:r>
      <w:r>
        <w:t xml:space="preserve"> Analytics </w:t>
      </w:r>
      <w:r w:rsidR="00F44973">
        <w:t>Tool (</w:t>
      </w:r>
      <w:r w:rsidR="00F44973" w:rsidRPr="00F44973">
        <w:rPr>
          <w:b/>
          <w:bCs/>
        </w:rPr>
        <w:t>G.O.A.T.</w:t>
      </w:r>
      <w:r w:rsidR="00F44973">
        <w:t>)</w:t>
      </w:r>
      <w:r>
        <w:t>, a demonstration solution that Technical Account Managers (TAMs) showcase to customers, enabling them to deploy and use generative AI for unifying and analyzing data from multiple AWS operational services—including Trusted Advisor, AWS Health Dashboard, Support Case Console, Cost Optimization Hub, Cost Explorer</w:t>
      </w:r>
      <w:r w:rsidR="001C73DC">
        <w:t xml:space="preserve">, End of Life </w:t>
      </w:r>
      <w:r w:rsidR="00B74C45">
        <w:t>Tracker information</w:t>
      </w:r>
      <w:r>
        <w:t xml:space="preserve">, and Cost and Usage Reports. The solution serves dual purposes: helping customers build practical GenAI knowledge through hands-on </w:t>
      </w:r>
      <w:r w:rsidR="00A84413">
        <w:t>experience and</w:t>
      </w:r>
      <w:r>
        <w:t xml:space="preserve"> providing immediate operational value for daily cloud management tasks.</w:t>
      </w:r>
    </w:p>
    <w:p w14:paraId="19A58D5A" w14:textId="77777777" w:rsidR="001F237C" w:rsidRDefault="001F237C" w:rsidP="001F237C">
      <w:r>
        <w:t>Today, operational teams face two challenges: fragmented visibility across AWS services, and uncertainty about how to apply GenAI to their work. A FinOps engineer checking Cost Optimization Hub may miss related Trusted Advisor recommendations. An SRE investigating an incident may not connect AWS Health events to recent support cases. Meanwhile, these same teams hear about GenAI capabilities but lack practical, operations-focused examples to learn from. TAMs observe these pain points regularly but need compelling demonstrations that show customers how GenAI solves real operational problems they can then use themselves.</w:t>
      </w:r>
    </w:p>
    <w:p w14:paraId="7F2C64AC" w14:textId="6EF96F5B" w:rsidR="001F237C" w:rsidRDefault="001F237C" w:rsidP="001F237C">
      <w:r>
        <w:t xml:space="preserve">GenAI </w:t>
      </w:r>
      <w:r w:rsidR="003F5537">
        <w:t xml:space="preserve">Operations </w:t>
      </w:r>
      <w:r>
        <w:t xml:space="preserve">Analytics </w:t>
      </w:r>
      <w:r w:rsidR="00F44973">
        <w:t>Tool</w:t>
      </w:r>
      <w:r>
        <w:t xml:space="preserve"> bridges both gaps. TAMs demonstrate the solution during customer calls, showing AI-powered analysis across six critical AWS data sources. Customers who see the value can immediately deploy the solution in their own environments—gaining hands-on GenAI experience while solving real operational challenges. The solution leverages Model Context Protocol (MCP) servers—including existing integrations for Billing and Cost Management, AWS API, CloudTrail, and Price List, plus new MCPs for Trusted Advisor and Health APIs—to enable natural language queries across operational data. Prepared prompt templates for Health event reporting, Trusted Advisor analysis, Support case insights, and cost optimization help customers get started quickly and learn effective GenAI interaction patterns.</w:t>
      </w:r>
    </w:p>
    <w:p w14:paraId="5757F8B0" w14:textId="33714C59" w:rsidR="00A84413" w:rsidRDefault="00A84413" w:rsidP="001F237C">
      <w:r>
        <w:t>It is possible to use the output</w:t>
      </w:r>
      <w:r w:rsidR="00070218">
        <w:t xml:space="preserve"> of the chatbot</w:t>
      </w:r>
      <w:r>
        <w:t xml:space="preserve"> </w:t>
      </w:r>
      <w:r w:rsidR="00417A78">
        <w:t xml:space="preserve">in </w:t>
      </w:r>
      <w:proofErr w:type="spellStart"/>
      <w:r w:rsidR="00417A78">
        <w:t>QuickSuite</w:t>
      </w:r>
      <w:proofErr w:type="spellEnd"/>
      <w:r w:rsidR="00417A78">
        <w:t xml:space="preserve"> for data visualization.</w:t>
      </w:r>
    </w:p>
    <w:p w14:paraId="651F166A" w14:textId="53AFF026" w:rsidR="001F237C" w:rsidRDefault="001F237C" w:rsidP="001F237C">
      <w:r>
        <w:t xml:space="preserve">"Operational teams want to leverage GenAI but don't know where to start—and they're drowning in data spread across multiple AWS consoles," said </w:t>
      </w:r>
      <w:r w:rsidR="00945CC4">
        <w:t>Benjamin Lecoq</w:t>
      </w:r>
      <w:r>
        <w:t xml:space="preserve">, </w:t>
      </w:r>
      <w:r w:rsidR="00945CC4">
        <w:t xml:space="preserve">Principal </w:t>
      </w:r>
      <w:r w:rsidR="006C3E54">
        <w:t>Cloud Operations Architect</w:t>
      </w:r>
      <w:r>
        <w:t xml:space="preserve"> at AWS. "With GenAI </w:t>
      </w:r>
      <w:r w:rsidR="00EB40FD">
        <w:t xml:space="preserve">Operations </w:t>
      </w:r>
      <w:r>
        <w:t xml:space="preserve">Analytics </w:t>
      </w:r>
      <w:r w:rsidR="00F44973">
        <w:t>Tool</w:t>
      </w:r>
      <w:r>
        <w:t>, TAMs show customers what's possible in 25 minutes, then customers deploy it themselves. They learn GenAI by using it on real operational data</w:t>
      </w:r>
      <w:r w:rsidR="00C05F4D">
        <w:t xml:space="preserve"> with a library of pre-defined prompts</w:t>
      </w:r>
      <w:r>
        <w:t>, and they get immediate value from unified analytics across Trusted Advisor, Health Dashboard, Support Cases, and Cost services."</w:t>
      </w:r>
    </w:p>
    <w:p w14:paraId="74ABCB21" w14:textId="77777777" w:rsidR="001F237C" w:rsidRDefault="001F237C" w:rsidP="001F237C">
      <w:r>
        <w:t>TAMs introduce the demo during regular customer touchpoints—weekly business reviews, monthly operational reviews, or ad-hoc technical discussions. A typical demonstration takes 20-30 minutes including Q&amp;A. After seeing the demo, interested customers receive access to the public GitHub repository with complete code, MCP server implementations, deployment guides, and documentation. Customers deploy the solution in their own AWS accounts and begin using it for daily operations—querying Trusted Advisor recommendations, correlating Health events with support cases, analyzing cost optimization opportunities, and building organizational knowledge. The hands-on experience accelerates their GenAI learning while delivering immediate operational value.</w:t>
      </w:r>
    </w:p>
    <w:p w14:paraId="7D9C9D08" w14:textId="7E96D4F0" w:rsidR="001F237C" w:rsidRDefault="001F237C" w:rsidP="001F237C">
      <w:r>
        <w:t>"Our TAM showed us the GenAI</w:t>
      </w:r>
      <w:r w:rsidR="00465DDB">
        <w:t xml:space="preserve"> Operations</w:t>
      </w:r>
      <w:r>
        <w:t xml:space="preserve"> Analytics </w:t>
      </w:r>
      <w:r w:rsidR="00F44973">
        <w:t>Tool</w:t>
      </w:r>
      <w:r>
        <w:t xml:space="preserve"> in our monthly review—it correlated a Trusted Advisor security finding with an open support case and a recent Health event in seconds," said </w:t>
      </w:r>
      <w:r w:rsidR="0010689C">
        <w:t>Fictional Customer</w:t>
      </w:r>
      <w:r>
        <w:t xml:space="preserve"> at </w:t>
      </w:r>
      <w:r w:rsidR="0010689C">
        <w:t>Fictional Company</w:t>
      </w:r>
      <w:r>
        <w:t>. "We deployed it that week. Now our operations team uses it daily for incident investigation and weekly reporting. More importantly, it's become our GenAI learning platform—our engineers are building confidence with AI by using it on familiar operational data. We've already started extending it with custom prompt templates for our specific workflows."</w:t>
      </w:r>
    </w:p>
    <w:p w14:paraId="7C413968" w14:textId="77777777" w:rsidR="001F237C" w:rsidRDefault="001F237C" w:rsidP="001F237C">
      <w:r>
        <w:t>To see a demo during your next TAM call, simply ask your AWS Technical Account Manager. To explore the solution and deploy it yourself, visit [URL] to access the repository and documentation.</w:t>
      </w:r>
    </w:p>
    <w:p w14:paraId="31917B5F" w14:textId="3FF1D526" w:rsidR="00EE68A5" w:rsidRPr="00EE68A5" w:rsidRDefault="00EE68A5" w:rsidP="001F237C">
      <w:pPr>
        <w:rPr>
          <w:u w:val="single"/>
        </w:rPr>
      </w:pPr>
      <w:r w:rsidRPr="00EE68A5">
        <w:rPr>
          <w:u w:val="single"/>
        </w:rPr>
        <w:t>Note:</w:t>
      </w:r>
    </w:p>
    <w:p w14:paraId="71E2F6A5" w14:textId="2C45AE5F" w:rsidR="00B92ECF" w:rsidRDefault="00B92ECF" w:rsidP="001F237C">
      <w:r>
        <w:t xml:space="preserve">Amazon Q </w:t>
      </w:r>
      <w:r w:rsidR="00D10D0C">
        <w:t xml:space="preserve">in the AWS console </w:t>
      </w:r>
      <w:r w:rsidR="00547658">
        <w:t xml:space="preserve">or Q CLI with </w:t>
      </w:r>
      <w:r w:rsidR="005137BC">
        <w:t>MCP servers configured are</w:t>
      </w:r>
      <w:r w:rsidR="00D10D0C">
        <w:t xml:space="preserve"> already providing some of the listed capabilities, but</w:t>
      </w:r>
      <w:r w:rsidR="00EE68A5">
        <w:t xml:space="preserve"> ha</w:t>
      </w:r>
      <w:r w:rsidR="002C7C70">
        <w:t>ve</w:t>
      </w:r>
      <w:r w:rsidR="00EE68A5">
        <w:t xml:space="preserve"> limitations</w:t>
      </w:r>
      <w:r w:rsidR="00D10D0C">
        <w:t>:</w:t>
      </w:r>
    </w:p>
    <w:p w14:paraId="5E9E6349" w14:textId="10F37A2D" w:rsidR="00D10D0C" w:rsidRDefault="00362066" w:rsidP="00D10D0C">
      <w:pPr>
        <w:pStyle w:val="ListParagraph"/>
        <w:numPr>
          <w:ilvl w:val="0"/>
          <w:numId w:val="18"/>
        </w:numPr>
        <w:rPr>
          <w:u w:val="none"/>
        </w:rPr>
      </w:pPr>
      <w:r w:rsidRPr="00663B65">
        <w:rPr>
          <w:u w:val="none"/>
        </w:rPr>
        <w:t xml:space="preserve">The capabilities are not integrated and cannot </w:t>
      </w:r>
      <w:r w:rsidR="005B6ADD" w:rsidRPr="00663B65">
        <w:rPr>
          <w:u w:val="none"/>
        </w:rPr>
        <w:t xml:space="preserve">correlate </w:t>
      </w:r>
      <w:r w:rsidR="00663B65" w:rsidRPr="00663B65">
        <w:rPr>
          <w:u w:val="none"/>
        </w:rPr>
        <w:t>information from different sources</w:t>
      </w:r>
      <w:r w:rsidR="00EF74D4">
        <w:rPr>
          <w:u w:val="none"/>
        </w:rPr>
        <w:t xml:space="preserve">, especially when the </w:t>
      </w:r>
      <w:r w:rsidR="00115B2F">
        <w:rPr>
          <w:u w:val="none"/>
        </w:rPr>
        <w:t xml:space="preserve">data are not provided </w:t>
      </w:r>
      <w:r w:rsidR="002A3293">
        <w:rPr>
          <w:u w:val="none"/>
        </w:rPr>
        <w:t xml:space="preserve">natively </w:t>
      </w:r>
      <w:r w:rsidR="00250911">
        <w:rPr>
          <w:u w:val="none"/>
        </w:rPr>
        <w:t xml:space="preserve">at Org level and need to be consolidated </w:t>
      </w:r>
      <w:r w:rsidR="00DC3962">
        <w:rPr>
          <w:u w:val="none"/>
        </w:rPr>
        <w:t>account by account</w:t>
      </w:r>
    </w:p>
    <w:p w14:paraId="7A713AF7" w14:textId="4E8458A3" w:rsidR="00715D2E" w:rsidRPr="007C31FB" w:rsidRDefault="00860C92" w:rsidP="007C31FB">
      <w:pPr>
        <w:pStyle w:val="ListParagraph"/>
        <w:numPr>
          <w:ilvl w:val="0"/>
          <w:numId w:val="18"/>
        </w:numPr>
        <w:rPr>
          <w:u w:val="none"/>
        </w:rPr>
      </w:pPr>
      <w:r>
        <w:rPr>
          <w:u w:val="none"/>
        </w:rPr>
        <w:t xml:space="preserve">Amazon Q </w:t>
      </w:r>
      <w:r w:rsidR="00FD45B8">
        <w:rPr>
          <w:u w:val="none"/>
        </w:rPr>
        <w:t>is well i</w:t>
      </w:r>
      <w:r>
        <w:rPr>
          <w:u w:val="none"/>
        </w:rPr>
        <w:t>ntegra</w:t>
      </w:r>
      <w:r w:rsidR="00FD45B8">
        <w:rPr>
          <w:u w:val="none"/>
        </w:rPr>
        <w:t>ted with Cost Optimization Hub, Cost Explorer, Health Dashboard, but cannot retrieve</w:t>
      </w:r>
      <w:r w:rsidR="00DE4A60">
        <w:rPr>
          <w:u w:val="none"/>
        </w:rPr>
        <w:t xml:space="preserve"> case</w:t>
      </w:r>
      <w:r w:rsidR="00B3280C">
        <w:rPr>
          <w:u w:val="none"/>
        </w:rPr>
        <w:t xml:space="preserve"> </w:t>
      </w:r>
      <w:r w:rsidR="00DE4A60">
        <w:rPr>
          <w:u w:val="none"/>
        </w:rPr>
        <w:t xml:space="preserve">communications </w:t>
      </w:r>
      <w:r w:rsidR="006668BC">
        <w:rPr>
          <w:u w:val="none"/>
        </w:rPr>
        <w:t>from</w:t>
      </w:r>
      <w:r w:rsidR="00DE4A60">
        <w:rPr>
          <w:u w:val="none"/>
        </w:rPr>
        <w:t xml:space="preserve"> the support</w:t>
      </w:r>
      <w:r w:rsidR="006668BC">
        <w:rPr>
          <w:u w:val="none"/>
        </w:rPr>
        <w:t xml:space="preserve"> cases</w:t>
      </w:r>
      <w:r w:rsidR="00B3280C">
        <w:rPr>
          <w:u w:val="none"/>
        </w:rPr>
        <w:t>, and cannot query Trusted Advisor</w:t>
      </w:r>
      <w:r w:rsidR="007F1B20">
        <w:rPr>
          <w:u w:val="none"/>
        </w:rPr>
        <w:t xml:space="preserve"> recommendations</w:t>
      </w:r>
    </w:p>
    <w:p w14:paraId="79D80F03" w14:textId="77777777" w:rsidR="006B1ED4" w:rsidRPr="008F72D0" w:rsidRDefault="006B1ED4" w:rsidP="006B1ED4">
      <w:pPr>
        <w:pStyle w:val="Heading1"/>
      </w:pPr>
      <w:r w:rsidRPr="008F72D0">
        <w:t>Frequently Asked Questions (FAQs)</w:t>
      </w:r>
    </w:p>
    <w:p w14:paraId="4C5661E8" w14:textId="522F0FF8" w:rsidR="006B1ED4" w:rsidRPr="008F72D0" w:rsidRDefault="006B1ED4" w:rsidP="006B1ED4">
      <w:pPr>
        <w:pStyle w:val="Heading2"/>
      </w:pPr>
      <w:r w:rsidRPr="008F72D0">
        <w:t>Customer FAQs</w:t>
      </w:r>
    </w:p>
    <w:p w14:paraId="28F6E4DD" w14:textId="6F3A11B0" w:rsidR="006B1ED4" w:rsidRPr="008F72D0" w:rsidRDefault="00387D19" w:rsidP="00B80632">
      <w:pPr>
        <w:pStyle w:val="ListParagraph"/>
      </w:pPr>
      <w:r w:rsidRPr="00387D19">
        <w:t xml:space="preserve">What AWS data sources </w:t>
      </w:r>
      <w:proofErr w:type="gramStart"/>
      <w:r w:rsidRPr="00387D19">
        <w:t>does</w:t>
      </w:r>
      <w:proofErr w:type="gramEnd"/>
      <w:r w:rsidRPr="00387D19">
        <w:t xml:space="preserve"> the GenAI</w:t>
      </w:r>
      <w:r w:rsidR="008E41CA">
        <w:t xml:space="preserve"> Operations</w:t>
      </w:r>
      <w:r w:rsidRPr="00387D19">
        <w:t xml:space="preserve"> Analytics </w:t>
      </w:r>
      <w:r w:rsidR="00F44973">
        <w:t>Tool</w:t>
      </w:r>
      <w:r w:rsidRPr="00387D19">
        <w:t xml:space="preserve"> integrate?</w:t>
      </w:r>
    </w:p>
    <w:p w14:paraId="4F970E1A" w14:textId="3D1D6083" w:rsidR="00D72285" w:rsidRDefault="00D72285" w:rsidP="00D72285">
      <w:r>
        <w:t xml:space="preserve">The solution integrates </w:t>
      </w:r>
      <w:r w:rsidR="00196539">
        <w:t>several</w:t>
      </w:r>
      <w:r>
        <w:t xml:space="preserve"> critical AWS operational data sources through MCP servers:</w:t>
      </w:r>
    </w:p>
    <w:p w14:paraId="7104CC84" w14:textId="3D723B8F" w:rsidR="00D72285" w:rsidRDefault="00D72285" w:rsidP="00D72285">
      <w:pPr>
        <w:pStyle w:val="ListBullet"/>
      </w:pPr>
      <w:r>
        <w:t xml:space="preserve">AWS Trusted Advisor: Access to 465+ best practice checks across five </w:t>
      </w:r>
      <w:r w:rsidR="00793D06">
        <w:t xml:space="preserve">pillars: </w:t>
      </w:r>
      <w:r>
        <w:t>cost optimization, security, performance, fault tolerance, and service quotas. Query recommendations by category, severity, or affected resources.</w:t>
      </w:r>
    </w:p>
    <w:p w14:paraId="6026D252" w14:textId="77777777" w:rsidR="00D72285" w:rsidRDefault="00D72285" w:rsidP="00D72285">
      <w:pPr>
        <w:pStyle w:val="ListBullet"/>
      </w:pPr>
      <w:r>
        <w:t>AWS Health Dashboard: Account-specific events, organization-wide events, scheduled changes, and notifications. Correlate health events with other operational data for root cause analysis.</w:t>
      </w:r>
    </w:p>
    <w:p w14:paraId="4C5F830F" w14:textId="77777777" w:rsidR="00D72285" w:rsidRDefault="00D72285" w:rsidP="00D72285">
      <w:pPr>
        <w:pStyle w:val="ListBullet"/>
      </w:pPr>
      <w:r>
        <w:t>AWS Support Case Console: Case management data including communications history, attachments, resolution details, and case metadata. Build institutional knowledge from past incidents.</w:t>
      </w:r>
    </w:p>
    <w:p w14:paraId="0733A62D" w14:textId="77777777" w:rsidR="00D72285" w:rsidRDefault="00D72285" w:rsidP="00D72285">
      <w:pPr>
        <w:pStyle w:val="ListBullet"/>
      </w:pPr>
      <w:r>
        <w:t>Cost Optimization Hub: 16+ recommendation types that consolidate insights from Cost Explorer, Compute Optimizer, and other services. Unified view of savings opportunities across the organization.</w:t>
      </w:r>
    </w:p>
    <w:p w14:paraId="637ACA03" w14:textId="77777777" w:rsidR="00D72285" w:rsidRDefault="00D72285" w:rsidP="00D72285">
      <w:pPr>
        <w:pStyle w:val="ListBullet"/>
      </w:pPr>
      <w:r>
        <w:t>AWS Cost Explorer: 13 months of historical cost data and 18 months of forecasting capability. Analyze spending trends, anomalies, and budget performance.</w:t>
      </w:r>
    </w:p>
    <w:p w14:paraId="78A4C1BC" w14:textId="77777777" w:rsidR="00D72285" w:rsidRDefault="00D72285" w:rsidP="00D72285">
      <w:pPr>
        <w:pStyle w:val="ListBullet"/>
      </w:pPr>
      <w:r>
        <w:t>Cost and Usage Reports (CUR): Comprehensive, granular cost and usage data for detailed analysis and custom reporting.</w:t>
      </w:r>
    </w:p>
    <w:p w14:paraId="62AC7B4A" w14:textId="341F9FF5" w:rsidR="00196539" w:rsidRDefault="00C62924" w:rsidP="00D72285">
      <w:pPr>
        <w:pStyle w:val="ListBullet"/>
      </w:pPr>
      <w:r>
        <w:t>W</w:t>
      </w:r>
      <w:r w:rsidR="00196539">
        <w:t xml:space="preserve">e can also include EOL Tracker project </w:t>
      </w:r>
      <w:proofErr w:type="gramStart"/>
      <w:r w:rsidR="00196539">
        <w:t>to</w:t>
      </w:r>
      <w:proofErr w:type="gramEnd"/>
      <w:r w:rsidR="00196539">
        <w:t xml:space="preserve"> this solution</w:t>
      </w:r>
    </w:p>
    <w:p w14:paraId="599411FD" w14:textId="77777777" w:rsidR="00176CAE" w:rsidRDefault="00A724A7" w:rsidP="00176CAE">
      <w:r>
        <w:t xml:space="preserve">We will provide a platform with common core functionalities, and multiple tools that can be deployed </w:t>
      </w:r>
      <w:r w:rsidR="000B5B49">
        <w:t xml:space="preserve">optionally </w:t>
      </w:r>
      <w:proofErr w:type="gramStart"/>
      <w:r w:rsidR="000B5B49">
        <w:t>in order to</w:t>
      </w:r>
      <w:proofErr w:type="gramEnd"/>
      <w:r w:rsidR="000B5B49">
        <w:t xml:space="preserve"> provide flexibility for the customer (they can pick </w:t>
      </w:r>
      <w:r w:rsidR="00ED0C24">
        <w:t xml:space="preserve">which capability </w:t>
      </w:r>
      <w:proofErr w:type="spellStart"/>
      <w:proofErr w:type="gramStart"/>
      <w:r w:rsidR="00ED0C24">
        <w:t>the</w:t>
      </w:r>
      <w:proofErr w:type="spellEnd"/>
      <w:proofErr w:type="gramEnd"/>
      <w:r w:rsidR="00ED0C24">
        <w:t xml:space="preserve"> want to deploy for Cost </w:t>
      </w:r>
      <w:proofErr w:type="spellStart"/>
      <w:r w:rsidR="00ED0C24">
        <w:t>Optim</w:t>
      </w:r>
      <w:proofErr w:type="spellEnd"/>
      <w:r w:rsidR="00ED0C24">
        <w:t xml:space="preserve"> purpose or other reasons.</w:t>
      </w:r>
      <w:r w:rsidR="00176CAE" w:rsidRPr="00176CAE">
        <w:t xml:space="preserve"> </w:t>
      </w:r>
    </w:p>
    <w:p w14:paraId="3D0EC0DD" w14:textId="5B90B59C" w:rsidR="00176CAE" w:rsidRDefault="00176CAE" w:rsidP="00176CAE">
      <w:r>
        <w:t xml:space="preserve">The TAM demonstrates these capabilities; the customer then </w:t>
      </w:r>
      <w:proofErr w:type="gramStart"/>
      <w:r>
        <w:t>deploys</w:t>
      </w:r>
      <w:proofErr w:type="gramEnd"/>
      <w:r>
        <w:t xml:space="preserve"> and use them in their environment for daily operations.</w:t>
      </w:r>
    </w:p>
    <w:p w14:paraId="564F4100" w14:textId="708AC9E4" w:rsidR="006B1ED4" w:rsidRPr="008F72D0" w:rsidRDefault="00574498" w:rsidP="006861F7">
      <w:pPr>
        <w:pStyle w:val="ListParagraph"/>
      </w:pPr>
      <w:r w:rsidRPr="00574498">
        <w:t>How does this help us learn GenAI?</w:t>
      </w:r>
    </w:p>
    <w:p w14:paraId="56A8791A" w14:textId="69883DF6" w:rsidR="00FD2E84" w:rsidRDefault="00FD2E84" w:rsidP="00FD2E84">
      <w:pPr>
        <w:ind w:left="170"/>
        <w:rPr>
          <w:lang w:eastAsia="fr-FR"/>
        </w:rPr>
      </w:pPr>
      <w:r>
        <w:rPr>
          <w:lang w:eastAsia="fr-FR"/>
        </w:rPr>
        <w:t xml:space="preserve">GenAI </w:t>
      </w:r>
      <w:r w:rsidR="00E45AC8">
        <w:rPr>
          <w:lang w:eastAsia="fr-FR"/>
        </w:rPr>
        <w:t xml:space="preserve">Operations </w:t>
      </w:r>
      <w:r>
        <w:rPr>
          <w:lang w:eastAsia="fr-FR"/>
        </w:rPr>
        <w:t xml:space="preserve">Analytics </w:t>
      </w:r>
      <w:r w:rsidR="00F44973">
        <w:rPr>
          <w:lang w:eastAsia="fr-FR"/>
        </w:rPr>
        <w:t>Tool</w:t>
      </w:r>
      <w:r>
        <w:rPr>
          <w:lang w:eastAsia="fr-FR"/>
        </w:rPr>
        <w:t xml:space="preserve"> serves as a practical GenAI learning platform for operations teams:</w:t>
      </w:r>
    </w:p>
    <w:p w14:paraId="183AC479" w14:textId="5C333176" w:rsidR="00FD2E84" w:rsidRDefault="00FD2E84" w:rsidP="00FD2E84">
      <w:pPr>
        <w:pStyle w:val="ListBullet"/>
      </w:pPr>
      <w:r>
        <w:t>Familiar Context: You're querying data you already understand (Trusted Advisor, costs, support cases), so you can focus on learning GenAI interaction patterns rather than unfamiliar domains</w:t>
      </w:r>
    </w:p>
    <w:p w14:paraId="21900A42" w14:textId="58D14716" w:rsidR="00FD2E84" w:rsidRDefault="00FD2E84" w:rsidP="00FD2E84">
      <w:pPr>
        <w:pStyle w:val="ListBullet"/>
      </w:pPr>
      <w:r>
        <w:t>Immediate Feedback: See how natural language queries translate to actionable insights on your real operational data</w:t>
      </w:r>
    </w:p>
    <w:p w14:paraId="2DE65793" w14:textId="7DD5FBDD" w:rsidR="00FD2E84" w:rsidRDefault="00FD2E84" w:rsidP="00FD2E84">
      <w:pPr>
        <w:pStyle w:val="ListBullet"/>
      </w:pPr>
      <w:r>
        <w:t>Prompt Engineering Practice: The prepared templates show effective prompt patterns; you learn by using them and creating your own</w:t>
      </w:r>
    </w:p>
    <w:p w14:paraId="78BA74D2" w14:textId="31C90A52" w:rsidR="00FD2E84" w:rsidRDefault="00FD2E84" w:rsidP="00FD2E84">
      <w:pPr>
        <w:pStyle w:val="ListBullet"/>
      </w:pPr>
      <w:r>
        <w:t>Low-Risk Environment: Read-only queries on operational data—you can experiment freely without risk to production systems</w:t>
      </w:r>
    </w:p>
    <w:p w14:paraId="37E14DE2" w14:textId="540CE4A2" w:rsidR="7AE1A924" w:rsidRDefault="00FD2E84" w:rsidP="00FD2E84">
      <w:pPr>
        <w:pStyle w:val="ListBullet"/>
      </w:pPr>
      <w:r>
        <w:t>Progressive Complexity: Start with simple queries ("List critical Trusted Advisor findings"), advance to complex correlations ("Connect this cost spike to Health events and configuration changes")</w:t>
      </w:r>
    </w:p>
    <w:p w14:paraId="016982CB" w14:textId="282A5464" w:rsidR="0047234B" w:rsidRDefault="0047234B" w:rsidP="00FD2E84">
      <w:pPr>
        <w:pStyle w:val="ListBullet"/>
      </w:pPr>
      <w:r>
        <w:t xml:space="preserve">Easy to </w:t>
      </w:r>
      <w:r w:rsidR="00FA5EC1">
        <w:t xml:space="preserve">modify: It’s very simple to customize or modify the </w:t>
      </w:r>
      <w:proofErr w:type="gramStart"/>
      <w:r w:rsidR="002464AB">
        <w:t>open source</w:t>
      </w:r>
      <w:proofErr w:type="gramEnd"/>
      <w:r w:rsidR="002464AB">
        <w:t xml:space="preserve"> code to answer </w:t>
      </w:r>
      <w:proofErr w:type="spellStart"/>
      <w:proofErr w:type="gramStart"/>
      <w:r w:rsidR="002464AB">
        <w:t>customers</w:t>
      </w:r>
      <w:proofErr w:type="spellEnd"/>
      <w:proofErr w:type="gramEnd"/>
      <w:r w:rsidR="002464AB">
        <w:t xml:space="preserve"> needs.</w:t>
      </w:r>
    </w:p>
    <w:p w14:paraId="5D442A0F" w14:textId="534B86A5" w:rsidR="00C73684" w:rsidRDefault="0073660C" w:rsidP="00C73684">
      <w:pPr>
        <w:pStyle w:val="ListBullet"/>
        <w:numPr>
          <w:ilvl w:val="0"/>
          <w:numId w:val="0"/>
        </w:numPr>
        <w:ind w:left="360" w:hanging="360"/>
      </w:pPr>
      <w:r>
        <w:t xml:space="preserve">It is also possible to use </w:t>
      </w:r>
      <w:proofErr w:type="spellStart"/>
      <w:r>
        <w:t>QuickSuite</w:t>
      </w:r>
      <w:proofErr w:type="spellEnd"/>
      <w:r>
        <w:t xml:space="preserve"> capabilities to generate graphs and diagrams </w:t>
      </w:r>
      <w:r w:rsidR="0083595C">
        <w:t>for visual</w:t>
      </w:r>
      <w:r w:rsidR="00BA1295">
        <w:t xml:space="preserve"> </w:t>
      </w:r>
      <w:r w:rsidR="0083595C">
        <w:t>analysis</w:t>
      </w:r>
      <w:r w:rsidR="00BA1295">
        <w:t>.</w:t>
      </w:r>
    </w:p>
    <w:p w14:paraId="3F98ED3A" w14:textId="7533C792" w:rsidR="007C1CBD" w:rsidRPr="008F72D0" w:rsidRDefault="00C73684" w:rsidP="006861F7">
      <w:pPr>
        <w:pStyle w:val="ListParagraph"/>
        <w:rPr>
          <w:lang w:eastAsia="fr-FR"/>
        </w:rPr>
      </w:pPr>
      <w:r>
        <w:rPr>
          <w:lang w:eastAsia="fr-FR"/>
        </w:rPr>
        <w:t>What are the prepared prompt templates</w:t>
      </w:r>
    </w:p>
    <w:p w14:paraId="3662AA6F" w14:textId="77777777" w:rsidR="00AC48DF" w:rsidRDefault="00AC48DF" w:rsidP="00AC48DF">
      <w:r>
        <w:t>The solution includes four categories of prepared prompt templates designed for common operational scenarios:</w:t>
      </w:r>
    </w:p>
    <w:p w14:paraId="023124FE" w14:textId="77777777" w:rsidR="00AC48DF" w:rsidRDefault="00AC48DF" w:rsidP="00AC48DF">
      <w:pPr>
        <w:pStyle w:val="ListNumber"/>
        <w:tabs>
          <w:tab w:val="num" w:pos="360"/>
        </w:tabs>
        <w:ind w:left="360" w:hanging="360"/>
      </w:pPr>
      <w:r>
        <w:t>Health Event Reporting: "Summarize all Health events affecting production accounts this week," "Which scheduled maintenance events require action in the next 30 days," "Correlate this incident with recent Health events"</w:t>
      </w:r>
    </w:p>
    <w:p w14:paraId="3264CE62" w14:textId="77777777" w:rsidR="00AC48DF" w:rsidRDefault="00AC48DF" w:rsidP="00AC48DF">
      <w:pPr>
        <w:pStyle w:val="ListNumber"/>
        <w:tabs>
          <w:tab w:val="num" w:pos="360"/>
        </w:tabs>
        <w:ind w:left="360" w:hanging="360"/>
      </w:pPr>
      <w:r>
        <w:t>Trusted Advisor Analysis: "List all critical security findings across the organization," "What cost optimization opportunities exceed $1,000/month," "Which service quota warnings need immediate attention"</w:t>
      </w:r>
    </w:p>
    <w:p w14:paraId="604E6297" w14:textId="1D201BFE" w:rsidR="00AC48DF" w:rsidRDefault="00AC48DF" w:rsidP="00AC48DF">
      <w:pPr>
        <w:pStyle w:val="ListNumber"/>
        <w:tabs>
          <w:tab w:val="num" w:pos="360"/>
        </w:tabs>
        <w:ind w:left="360" w:hanging="360"/>
      </w:pPr>
      <w:r>
        <w:t xml:space="preserve">Support Case Insights: </w:t>
      </w:r>
      <w:r w:rsidR="008F5AA3">
        <w:t>"</w:t>
      </w:r>
      <w:r>
        <w:t>What are the different type</w:t>
      </w:r>
      <w:r w:rsidR="00623C5A">
        <w:t>s</w:t>
      </w:r>
      <w:r>
        <w:t xml:space="preserve"> of case</w:t>
      </w:r>
      <w:r w:rsidR="00AF171A">
        <w:t>s</w:t>
      </w:r>
      <w:r w:rsidR="00623C5A">
        <w:t xml:space="preserve"> and their resolution patterns</w:t>
      </w:r>
      <w:r w:rsidR="008F5AA3">
        <w:t>",</w:t>
      </w:r>
      <w:r>
        <w:t xml:space="preserve"> "Summarize resolution patterns for our S3 performance cases," "What were the root causes of our P1 incidents this quarter," "Find similar cases to this current issue"</w:t>
      </w:r>
    </w:p>
    <w:p w14:paraId="3A29154B" w14:textId="77777777" w:rsidR="00AC48DF" w:rsidRDefault="00AC48DF" w:rsidP="00AC48DF">
      <w:pPr>
        <w:pStyle w:val="ListNumber"/>
        <w:tabs>
          <w:tab w:val="num" w:pos="360"/>
        </w:tabs>
        <w:ind w:left="360" w:hanging="360"/>
      </w:pPr>
      <w:r>
        <w:t>Cost Optimization Opportunities: "Identify our top 10 savings opportunities by potential impact," "Compare this month's spending anomalies against Trusted Advisor recommendations," "Generate a FinOps report combining Cost Explorer trends with Cost Optimization Hub recommendations"</w:t>
      </w:r>
    </w:p>
    <w:p w14:paraId="5DA8D2CF" w14:textId="11910061" w:rsidR="000A33FF" w:rsidRDefault="000A33FF" w:rsidP="000A33FF">
      <w:pPr>
        <w:pStyle w:val="ListNumber"/>
        <w:numPr>
          <w:ilvl w:val="0"/>
          <w:numId w:val="0"/>
        </w:numPr>
      </w:pPr>
      <w:r>
        <w:t>These templates serve as learning examples and starting points</w:t>
      </w:r>
      <w:r w:rsidR="002464AB">
        <w:t xml:space="preserve"> - </w:t>
      </w:r>
      <w:r>
        <w:t>most customers customize them and create new templates for their specific workflows.</w:t>
      </w:r>
    </w:p>
    <w:p w14:paraId="22AC6BE8" w14:textId="21CDFAFD" w:rsidR="00153BC4" w:rsidRPr="008F72D0" w:rsidRDefault="00AB78C0" w:rsidP="00153BC4">
      <w:pPr>
        <w:pStyle w:val="ListParagraph"/>
        <w:rPr>
          <w:lang w:eastAsia="fr-FR"/>
        </w:rPr>
      </w:pPr>
      <w:r w:rsidRPr="00AB78C0">
        <w:rPr>
          <w:lang w:eastAsia="fr-FR"/>
        </w:rPr>
        <w:t>Do we need GenAI expertise to deploy and use this</w:t>
      </w:r>
      <w:r w:rsidR="00153BC4" w:rsidRPr="008F72D0">
        <w:rPr>
          <w:lang w:eastAsia="fr-FR"/>
        </w:rPr>
        <w:t>?</w:t>
      </w:r>
    </w:p>
    <w:p w14:paraId="1BE01EF7" w14:textId="0395178F" w:rsidR="004C4EE9" w:rsidRDefault="004C4EE9" w:rsidP="004C4EE9">
      <w:pPr>
        <w:ind w:left="170"/>
        <w:rPr>
          <w:lang w:eastAsia="fr-FR"/>
        </w:rPr>
      </w:pPr>
      <w:r>
        <w:rPr>
          <w:lang w:eastAsia="fr-FR"/>
        </w:rPr>
        <w:t>No. The solution is designed for operation</w:t>
      </w:r>
      <w:r w:rsidR="00C122A7">
        <w:rPr>
          <w:lang w:eastAsia="fr-FR"/>
        </w:rPr>
        <w:t>al</w:t>
      </w:r>
      <w:r>
        <w:rPr>
          <w:lang w:eastAsia="fr-FR"/>
        </w:rPr>
        <w:t xml:space="preserve"> teams with cloud experience but no prior GenAI knowledge:</w:t>
      </w:r>
    </w:p>
    <w:p w14:paraId="00109797" w14:textId="77777777" w:rsidR="004C4EE9" w:rsidRDefault="004C4EE9" w:rsidP="004C4EE9">
      <w:pPr>
        <w:ind w:left="170"/>
        <w:rPr>
          <w:lang w:eastAsia="fr-FR"/>
        </w:rPr>
      </w:pPr>
      <w:r>
        <w:rPr>
          <w:lang w:eastAsia="fr-FR"/>
        </w:rPr>
        <w:t>•</w:t>
      </w:r>
      <w:r>
        <w:rPr>
          <w:lang w:eastAsia="fr-FR"/>
        </w:rPr>
        <w:tab/>
        <w:t>TAM Demo: Your TAM walks you through the capabilities in 20-30 minutes, showing what's possible</w:t>
      </w:r>
    </w:p>
    <w:p w14:paraId="179435A1" w14:textId="77777777" w:rsidR="004C4EE9" w:rsidRDefault="004C4EE9" w:rsidP="004C4EE9">
      <w:pPr>
        <w:ind w:left="170"/>
        <w:rPr>
          <w:lang w:eastAsia="fr-FR"/>
        </w:rPr>
      </w:pPr>
      <w:r>
        <w:rPr>
          <w:lang w:eastAsia="fr-FR"/>
        </w:rPr>
        <w:t>•</w:t>
      </w:r>
      <w:r>
        <w:rPr>
          <w:lang w:eastAsia="fr-FR"/>
        </w:rPr>
        <w:tab/>
        <w:t>Guided Deployment: Step-by-step deployment guides with CloudFormation/CDK templates</w:t>
      </w:r>
    </w:p>
    <w:p w14:paraId="2BDA16B1" w14:textId="77777777" w:rsidR="004C4EE9" w:rsidRDefault="004C4EE9" w:rsidP="004C4EE9">
      <w:pPr>
        <w:ind w:left="170"/>
        <w:rPr>
          <w:lang w:eastAsia="fr-FR"/>
        </w:rPr>
      </w:pPr>
      <w:r>
        <w:rPr>
          <w:lang w:eastAsia="fr-FR"/>
        </w:rPr>
        <w:t>•</w:t>
      </w:r>
      <w:r>
        <w:rPr>
          <w:lang w:eastAsia="fr-FR"/>
        </w:rPr>
        <w:tab/>
        <w:t>Prepared Templates: Start with proven prompt patterns; learn by using them</w:t>
      </w:r>
    </w:p>
    <w:p w14:paraId="22769E13" w14:textId="68A54415" w:rsidR="008D48AC" w:rsidRDefault="004C4EE9" w:rsidP="004C4EE9">
      <w:pPr>
        <w:ind w:left="170"/>
        <w:rPr>
          <w:lang w:eastAsia="fr-FR"/>
        </w:rPr>
      </w:pPr>
      <w:r>
        <w:rPr>
          <w:lang w:eastAsia="fr-FR"/>
        </w:rPr>
        <w:t>•</w:t>
      </w:r>
      <w:r>
        <w:rPr>
          <w:lang w:eastAsia="fr-FR"/>
        </w:rPr>
        <w:tab/>
        <w:t>Progressive Learning: Build GenAI skills through daily operational use on familiar data</w:t>
      </w:r>
    </w:p>
    <w:p w14:paraId="2A8EDB87" w14:textId="54A742B5" w:rsidR="00E353D1" w:rsidRPr="008F72D0" w:rsidRDefault="00E353D1" w:rsidP="004C4EE9">
      <w:pPr>
        <w:ind w:left="170"/>
        <w:rPr>
          <w:lang w:eastAsia="fr-FR"/>
        </w:rPr>
      </w:pPr>
      <w:r>
        <w:t>The goal is learning-by-doing. You don't need to understand how LLMs work to start getting value</w:t>
      </w:r>
      <w:r w:rsidR="4FE8D854">
        <w:t xml:space="preserve"> - </w:t>
      </w:r>
      <w:r>
        <w:t>that understanding develops naturally through use.</w:t>
      </w:r>
    </w:p>
    <w:p w14:paraId="1462F39B" w14:textId="6CD27627" w:rsidR="006861F7" w:rsidRPr="008F72D0" w:rsidRDefault="00623F47" w:rsidP="006861F7">
      <w:pPr>
        <w:pStyle w:val="ListParagraph"/>
        <w:rPr>
          <w:lang w:eastAsia="fr-FR"/>
        </w:rPr>
      </w:pPr>
      <w:r w:rsidRPr="00623F47">
        <w:rPr>
          <w:lang w:eastAsia="fr-FR"/>
        </w:rPr>
        <w:t>How do we deploy and start using it</w:t>
      </w:r>
      <w:r w:rsidR="51A1BAD5" w:rsidRPr="2113CF5D">
        <w:rPr>
          <w:lang w:eastAsia="fr-FR"/>
        </w:rPr>
        <w:t>?</w:t>
      </w:r>
    </w:p>
    <w:p w14:paraId="50F42B35" w14:textId="77777777" w:rsidR="009378E9" w:rsidRDefault="009378E9" w:rsidP="009378E9">
      <w:r>
        <w:t>After your TAM demonstrates the solution:</w:t>
      </w:r>
    </w:p>
    <w:p w14:paraId="422A6406" w14:textId="77777777" w:rsidR="009378E9" w:rsidRDefault="009378E9" w:rsidP="009378E9">
      <w:pPr>
        <w:pStyle w:val="ListNumber"/>
      </w:pPr>
      <w:r>
        <w:t>Access Repository: Get the GitHub link with all code, MCP servers, and documentation</w:t>
      </w:r>
    </w:p>
    <w:p w14:paraId="6F4C16DD" w14:textId="77777777" w:rsidR="009378E9" w:rsidRDefault="009378E9" w:rsidP="009378E9">
      <w:pPr>
        <w:pStyle w:val="ListNumber"/>
      </w:pPr>
      <w:r>
        <w:t>Review Prerequisites: Confirm IAM permissions and service access (detailed in deployment guide)</w:t>
      </w:r>
    </w:p>
    <w:p w14:paraId="55161093" w14:textId="77777777" w:rsidR="009378E9" w:rsidRDefault="009378E9" w:rsidP="009378E9">
      <w:pPr>
        <w:pStyle w:val="ListNumber"/>
      </w:pPr>
      <w:r>
        <w:t>Deploy Infrastructure: Use provided CloudFormation/CDK templates</w:t>
      </w:r>
    </w:p>
    <w:p w14:paraId="4A86ADA5" w14:textId="77777777" w:rsidR="009378E9" w:rsidRDefault="009378E9" w:rsidP="009378E9">
      <w:pPr>
        <w:pStyle w:val="ListNumber"/>
      </w:pPr>
      <w:r>
        <w:t>Configure Access: Set up cross-account roles if using organization-wide queries</w:t>
      </w:r>
    </w:p>
    <w:p w14:paraId="2BC06F68" w14:textId="77777777" w:rsidR="009378E9" w:rsidRDefault="009378E9" w:rsidP="009378E9">
      <w:pPr>
        <w:pStyle w:val="ListNumber"/>
      </w:pPr>
      <w:r>
        <w:t>Start Using: Begin with prepared prompt templates on your operational data</w:t>
      </w:r>
    </w:p>
    <w:p w14:paraId="107EA1CE" w14:textId="77777777" w:rsidR="009378E9" w:rsidRDefault="009378E9" w:rsidP="009378E9">
      <w:pPr>
        <w:pStyle w:val="ListNumber"/>
      </w:pPr>
      <w:r>
        <w:t>Customize: Create custom templates for your workflows as you learn</w:t>
      </w:r>
    </w:p>
    <w:p w14:paraId="65121814" w14:textId="77777777" w:rsidR="009378E9" w:rsidRDefault="009378E9" w:rsidP="009378E9">
      <w:r>
        <w:t>Most customers are running queries on their own data within one day of deployment.</w:t>
      </w:r>
    </w:p>
    <w:p w14:paraId="2594DF9D" w14:textId="29EC7811" w:rsidR="00843ECC" w:rsidRPr="008F72D0" w:rsidRDefault="0018024C" w:rsidP="00843ECC">
      <w:pPr>
        <w:pStyle w:val="ListParagraph"/>
        <w:rPr>
          <w:lang w:eastAsia="fr-FR"/>
        </w:rPr>
      </w:pPr>
      <w:r>
        <w:t xml:space="preserve">How does </w:t>
      </w:r>
      <w:r w:rsidR="00495010">
        <w:t>knowledge</w:t>
      </w:r>
      <w:r>
        <w:t xml:space="preserve"> management capability work</w:t>
      </w:r>
      <w:r w:rsidR="00843ECC" w:rsidRPr="008F72D0">
        <w:rPr>
          <w:lang w:eastAsia="fr-FR"/>
        </w:rPr>
        <w:t>?</w:t>
      </w:r>
    </w:p>
    <w:p w14:paraId="3D95F4DF" w14:textId="77777777" w:rsidR="00DF3AAF" w:rsidRDefault="00DF3AAF" w:rsidP="00DF3AAF">
      <w:r>
        <w:t>The solution enables your team to capture operational insights and build organizational knowledge:</w:t>
      </w:r>
    </w:p>
    <w:p w14:paraId="3CDFDD50" w14:textId="3F5E0B49" w:rsidR="00DF3AAF" w:rsidRDefault="00DF3AAF" w:rsidP="00DF3AAF">
      <w:pPr>
        <w:pStyle w:val="ListBullet"/>
      </w:pPr>
      <w:r>
        <w:t>Finding Documentation: When the AI identifies important patterns, correlations, or resolutions, save these as knowledge articles with structured metadata (affected services, root cause, resolution steps, related cases)</w:t>
      </w:r>
      <w:r w:rsidR="002D6A37">
        <w:t>. Th</w:t>
      </w:r>
      <w:r w:rsidR="00D5545C">
        <w:t>is</w:t>
      </w:r>
      <w:r w:rsidR="002D6A37">
        <w:t xml:space="preserve"> data can be used as global context for the </w:t>
      </w:r>
      <w:r w:rsidR="00D5545C">
        <w:t>new GenAI queries.</w:t>
      </w:r>
    </w:p>
    <w:p w14:paraId="733A18C8" w14:textId="77777777" w:rsidR="00DF3AAF" w:rsidRDefault="00DF3AAF" w:rsidP="00DF3AAF">
      <w:pPr>
        <w:pStyle w:val="ListBullet"/>
      </w:pPr>
      <w:r>
        <w:t>Export Integrations: Built-in export capabilities for Confluence (via REST API), ServiceNow (via Table API), and generic webhook support for other knowledge tools</w:t>
      </w:r>
    </w:p>
    <w:p w14:paraId="16D59EE1" w14:textId="57A36570" w:rsidR="00DF3AAF" w:rsidRDefault="00DF3AAF" w:rsidP="00DF3AAF">
      <w:pPr>
        <w:pStyle w:val="ListBullet"/>
      </w:pPr>
      <w:r>
        <w:t>Knowledge Reuse: Saved findings become searchable context for future queries. When investigating a new issue, the AI can reference past documented solutions</w:t>
      </w:r>
      <w:r w:rsidR="00E926A1">
        <w:t xml:space="preserve"> from the context prompt, possibly in markdown format</w:t>
      </w:r>
    </w:p>
    <w:p w14:paraId="1C3CD8B6" w14:textId="77777777" w:rsidR="00DF3AAF" w:rsidRDefault="00DF3AAF" w:rsidP="00DF3AAF">
      <w:pPr>
        <w:pStyle w:val="ListBullet"/>
      </w:pPr>
      <w:r>
        <w:t>Team Learning: New team members learn from documented operational patterns; institutional knowledge persists beyond individual contributors</w:t>
      </w:r>
    </w:p>
    <w:p w14:paraId="32209733" w14:textId="0392D773" w:rsidR="008D48AC" w:rsidRPr="008F72D0" w:rsidRDefault="006D045E" w:rsidP="006861F7">
      <w:pPr>
        <w:pStyle w:val="ListParagraph"/>
        <w:rPr>
          <w:lang w:eastAsia="fr-FR"/>
        </w:rPr>
      </w:pPr>
      <w:r>
        <w:t>Can we query across multiple AWS accounts</w:t>
      </w:r>
      <w:r w:rsidR="005427AC" w:rsidRPr="008F72D0">
        <w:rPr>
          <w:lang w:eastAsia="fr-FR"/>
        </w:rPr>
        <w:t>?</w:t>
      </w:r>
    </w:p>
    <w:p w14:paraId="56C830EE" w14:textId="77777777" w:rsidR="00E54F01" w:rsidRDefault="00E54F01" w:rsidP="00E54F01">
      <w:r>
        <w:t>Yes. The solution supports both account-by-account queries and organization-level analysis:</w:t>
      </w:r>
    </w:p>
    <w:p w14:paraId="5909FC51" w14:textId="77777777" w:rsidR="00E54F01" w:rsidRDefault="00E54F01" w:rsidP="00E54F01">
      <w:pPr>
        <w:pStyle w:val="ListBullet"/>
      </w:pPr>
      <w:r>
        <w:t>Single Account Mode: Query data from a specific account for focused analysis</w:t>
      </w:r>
    </w:p>
    <w:p w14:paraId="6F2191CE" w14:textId="77777777" w:rsidR="00E54F01" w:rsidRDefault="00E54F01" w:rsidP="00E54F01">
      <w:pPr>
        <w:pStyle w:val="ListBullet"/>
      </w:pPr>
      <w:r>
        <w:t>Organization Mode: Aggregate data across multiple accounts using AWS Organizations integration</w:t>
      </w:r>
    </w:p>
    <w:p w14:paraId="75E378A1" w14:textId="77777777" w:rsidR="00E54F01" w:rsidRDefault="00E54F01" w:rsidP="00E54F01">
      <w:pPr>
        <w:pStyle w:val="ListBullet"/>
      </w:pPr>
      <w:r>
        <w:t>Access Controls: Respects existing IAM permissions and SCPs—users only see data from accounts they're authorized to access</w:t>
      </w:r>
    </w:p>
    <w:p w14:paraId="3297AECD" w14:textId="77777777" w:rsidR="00E54F01" w:rsidRDefault="00E54F01" w:rsidP="00E54F01">
      <w:r>
        <w:t xml:space="preserve">Multi-account queries are particularly valuable for </w:t>
      </w:r>
      <w:proofErr w:type="spellStart"/>
      <w:r>
        <w:t>CCoE</w:t>
      </w:r>
      <w:proofErr w:type="spellEnd"/>
      <w:r>
        <w:t xml:space="preserve"> leaders and FinOps teams managing enterprise AWS footprints.</w:t>
      </w:r>
    </w:p>
    <w:p w14:paraId="0DFE831A" w14:textId="1AACED8A" w:rsidR="005427AC" w:rsidRPr="008F72D0" w:rsidRDefault="00390315" w:rsidP="006861F7">
      <w:pPr>
        <w:pStyle w:val="ListParagraph"/>
        <w:rPr>
          <w:lang w:eastAsia="fr-FR"/>
        </w:rPr>
      </w:pPr>
      <w:r>
        <w:t>What AWS services do we need to run this solution</w:t>
      </w:r>
      <w:r w:rsidR="00602B0F" w:rsidRPr="008F72D0">
        <w:rPr>
          <w:lang w:eastAsia="fr-FR"/>
        </w:rPr>
        <w:t>?</w:t>
      </w:r>
    </w:p>
    <w:p w14:paraId="1B0B3744" w14:textId="77777777" w:rsidR="00783391" w:rsidRDefault="00783391" w:rsidP="00783391">
      <w:r>
        <w:t>Core services required:</w:t>
      </w:r>
    </w:p>
    <w:p w14:paraId="1853DA3D" w14:textId="77777777" w:rsidR="00783391" w:rsidRDefault="00783391" w:rsidP="00783391">
      <w:pPr>
        <w:pStyle w:val="ListBullet"/>
      </w:pPr>
      <w:r>
        <w:t>Amazon Bedrock (foundation models, primarily Amazon Nova)</w:t>
      </w:r>
    </w:p>
    <w:p w14:paraId="63E801EB" w14:textId="77777777" w:rsidR="00783391" w:rsidRDefault="00783391" w:rsidP="00783391">
      <w:pPr>
        <w:pStyle w:val="ListBullet"/>
      </w:pPr>
      <w:proofErr w:type="spellStart"/>
      <w:r>
        <w:t>AgentCore</w:t>
      </w:r>
      <w:proofErr w:type="spellEnd"/>
      <w:r>
        <w:t xml:space="preserve"> (orchestrating multi-step AI workflows across MCP servers)</w:t>
      </w:r>
    </w:p>
    <w:p w14:paraId="569E7135" w14:textId="77777777" w:rsidR="00783391" w:rsidRDefault="00783391" w:rsidP="00783391">
      <w:pPr>
        <w:pStyle w:val="ListBullet"/>
      </w:pPr>
      <w:r>
        <w:t>MCP Servers (deployed as Lambda functions or containers)</w:t>
      </w:r>
    </w:p>
    <w:p w14:paraId="1769DA1E" w14:textId="77777777" w:rsidR="00783391" w:rsidRDefault="00783391" w:rsidP="00783391">
      <w:pPr>
        <w:pStyle w:val="ListBullet"/>
      </w:pPr>
      <w:r>
        <w:t>IAM (cross-account roles for organization-wide access)</w:t>
      </w:r>
    </w:p>
    <w:p w14:paraId="52E17EE6" w14:textId="77777777" w:rsidR="00783391" w:rsidRDefault="00783391" w:rsidP="00783391">
      <w:r>
        <w:t>Optional services for enhanced functionality:</w:t>
      </w:r>
    </w:p>
    <w:p w14:paraId="2FCE1AC4" w14:textId="77777777" w:rsidR="00783391" w:rsidRDefault="00783391" w:rsidP="00783391">
      <w:pPr>
        <w:pStyle w:val="ListBullet"/>
      </w:pPr>
      <w:proofErr w:type="spellStart"/>
      <w:r>
        <w:t>QuickSuite</w:t>
      </w:r>
      <w:proofErr w:type="spellEnd"/>
      <w:r>
        <w:t xml:space="preserve"> (UI customization)</w:t>
      </w:r>
    </w:p>
    <w:p w14:paraId="10E5A98C" w14:textId="77777777" w:rsidR="00783391" w:rsidRDefault="00783391" w:rsidP="00783391">
      <w:pPr>
        <w:pStyle w:val="ListBullet"/>
      </w:pPr>
      <w:r>
        <w:t>S3 (knowledge base storage)</w:t>
      </w:r>
    </w:p>
    <w:p w14:paraId="55A61941" w14:textId="77777777" w:rsidR="00783391" w:rsidRDefault="00783391" w:rsidP="00783391">
      <w:pPr>
        <w:pStyle w:val="ListBullet"/>
      </w:pPr>
      <w:r>
        <w:t>DynamoDB (query history and user preferences)</w:t>
      </w:r>
    </w:p>
    <w:p w14:paraId="6023B1B2" w14:textId="77777777" w:rsidR="00783391" w:rsidRDefault="00783391" w:rsidP="00783391">
      <w:pPr>
        <w:pStyle w:val="ListBullet"/>
      </w:pPr>
      <w:proofErr w:type="spellStart"/>
      <w:r>
        <w:t>EventBridge</w:t>
      </w:r>
      <w:proofErr w:type="spellEnd"/>
      <w:r>
        <w:t xml:space="preserve"> (event-driven automation)</w:t>
      </w:r>
    </w:p>
    <w:p w14:paraId="5464E6C2" w14:textId="77777777" w:rsidR="00783391" w:rsidRDefault="00783391" w:rsidP="00783391">
      <w:r>
        <w:t>Your TAM can help you estimate costs based on expected query volume.</w:t>
      </w:r>
    </w:p>
    <w:p w14:paraId="0C482D1C" w14:textId="7B9CE584" w:rsidR="00602B0F" w:rsidRPr="008F72D0" w:rsidRDefault="00CB2764" w:rsidP="006861F7">
      <w:pPr>
        <w:pStyle w:val="ListParagraph"/>
        <w:rPr>
          <w:lang w:eastAsia="fr-FR"/>
        </w:rPr>
      </w:pPr>
      <w:r>
        <w:t>Can we extend the solution for additional data sources</w:t>
      </w:r>
      <w:r w:rsidR="00602B0F" w:rsidRPr="008F72D0">
        <w:rPr>
          <w:lang w:eastAsia="fr-FR"/>
        </w:rPr>
        <w:t>?</w:t>
      </w:r>
    </w:p>
    <w:p w14:paraId="4B827225" w14:textId="77777777" w:rsidR="00D7163D" w:rsidRDefault="00D7163D" w:rsidP="00D7163D">
      <w:r>
        <w:t>Absolutely—and this is where deeper GenAI learning happens. The MCP architecture is designed for extensibility:</w:t>
      </w:r>
    </w:p>
    <w:p w14:paraId="6661D293" w14:textId="0E1146C9" w:rsidR="00D7163D" w:rsidRDefault="00D7163D" w:rsidP="00D7163D">
      <w:pPr>
        <w:pStyle w:val="ListBullet"/>
      </w:pPr>
      <w:r>
        <w:t>Additional AWS Services: Add integrations for</w:t>
      </w:r>
      <w:r w:rsidR="002521DB">
        <w:t xml:space="preserve"> CloudTrail,</w:t>
      </w:r>
      <w:r>
        <w:t xml:space="preserve"> CloudWatch metrics, Systems Manager inventory, Security Hub findings, or any AWS service with an API</w:t>
      </w:r>
    </w:p>
    <w:p w14:paraId="51D84923" w14:textId="77777777" w:rsidR="00D7163D" w:rsidRDefault="00D7163D" w:rsidP="00D7163D">
      <w:pPr>
        <w:pStyle w:val="ListBullet"/>
      </w:pPr>
      <w:r>
        <w:t>Third-Party Tools: Create custom MCP servers for PagerDuty, Datadog, Jira, or other operational tools</w:t>
      </w:r>
    </w:p>
    <w:p w14:paraId="717AA797" w14:textId="77777777" w:rsidR="00547658" w:rsidRDefault="00D7163D" w:rsidP="00547658">
      <w:pPr>
        <w:pStyle w:val="ListBullet"/>
      </w:pPr>
      <w:r>
        <w:t>Custom Prompt Templates: Build organization-specific templates combining data sources in ways unique to your workflows</w:t>
      </w:r>
    </w:p>
    <w:p w14:paraId="30372740" w14:textId="0E5D89BA" w:rsidR="00602B0F" w:rsidRPr="008F72D0" w:rsidRDefault="00D7163D" w:rsidP="00602B0F">
      <w:r>
        <w:t>Extending the solution is an excellent way to deepen GenAI skills while adding operational value.</w:t>
      </w:r>
    </w:p>
    <w:p w14:paraId="5ECFCCB2" w14:textId="4B7A0746" w:rsidR="006861F7" w:rsidRPr="008F72D0" w:rsidRDefault="00AA65A8" w:rsidP="006861F7">
      <w:r w:rsidRPr="00AA65A8">
        <w:t>The initial solution focuses on read-only analysis</w:t>
      </w:r>
      <w:r>
        <w:t>:</w:t>
      </w:r>
      <w:r w:rsidR="00065BBC">
        <w:t xml:space="preserve"> it</w:t>
      </w:r>
      <w:r w:rsidRPr="00AA65A8">
        <w:t xml:space="preserve"> queries and analyzes data but doesn't take automated remediation actions. If you're looking for auto-remediation, you'll need to extend the solution or wait for future capabilities. Additionally, while deployment is straightforward, organizations with complex IAM structures may need additional configuration time. Finally, query performance depends on underlying AWS APIs; very large organizations may experience longer response times for complex cross-account queries.</w:t>
      </w:r>
    </w:p>
    <w:p w14:paraId="1D1409FA" w14:textId="77777777" w:rsidR="006B1ED4" w:rsidRPr="008F72D0" w:rsidRDefault="006B1ED4" w:rsidP="006B1ED4">
      <w:pPr>
        <w:pStyle w:val="Heading2"/>
      </w:pPr>
      <w:r w:rsidRPr="008F72D0">
        <w:t>Stakeholder FAQs</w:t>
      </w:r>
    </w:p>
    <w:p w14:paraId="24CF8E8B" w14:textId="3E37D3F5" w:rsidR="006B1ED4" w:rsidRPr="008F72D0" w:rsidRDefault="00F33DEF" w:rsidP="006B1ED4">
      <w:pPr>
        <w:pStyle w:val="ListParagraph"/>
      </w:pPr>
      <w:r>
        <w:t>Why position this as a customer-deployed tool rather than a TAM-operated tool</w:t>
      </w:r>
      <w:r w:rsidR="00F67BA4" w:rsidRPr="00F67BA4">
        <w:t>?</w:t>
      </w:r>
    </w:p>
    <w:p w14:paraId="2EC80089" w14:textId="77777777" w:rsidR="00CC5F5A" w:rsidRDefault="00CC5F5A" w:rsidP="00CC5F5A">
      <w:r>
        <w:t>This positioning aligns with two strategic objectives:</w:t>
      </w:r>
    </w:p>
    <w:p w14:paraId="49C95E50" w14:textId="77777777" w:rsidR="00CC5F5A" w:rsidRDefault="00CC5F5A" w:rsidP="00CC5F5A">
      <w:pPr>
        <w:pStyle w:val="ListNumber"/>
        <w:numPr>
          <w:ilvl w:val="0"/>
          <w:numId w:val="16"/>
        </w:numPr>
      </w:pPr>
      <w:r>
        <w:t xml:space="preserve">GenAI Enablement: Customers learn GenAI by using it themselves, not by watching TAMs use it. Hands-on experience with familiar operational data accelerates GenAI adoption and builds confidence. This creates a foundation for customers to expand GenAI </w:t>
      </w:r>
      <w:proofErr w:type="gramStart"/>
      <w:r>
        <w:t>use</w:t>
      </w:r>
      <w:proofErr w:type="gramEnd"/>
      <w:r>
        <w:t xml:space="preserve"> to other domains.</w:t>
      </w:r>
    </w:p>
    <w:p w14:paraId="4D33F509" w14:textId="77777777" w:rsidR="00CC5F5A" w:rsidRDefault="00CC5F5A" w:rsidP="00CC5F5A">
      <w:pPr>
        <w:pStyle w:val="ListNumber"/>
        <w:numPr>
          <w:ilvl w:val="0"/>
          <w:numId w:val="16"/>
        </w:numPr>
      </w:pPr>
      <w:r>
        <w:t>Sustainable Value: TAM-operated tools provide point-in-time value during calls. Customer-deployed tools provide continuous daily value. When customers use the solution for daily operations, they see sustained benefits and develop deeper AWS integration.</w:t>
      </w:r>
    </w:p>
    <w:p w14:paraId="32B9DB53" w14:textId="49650679" w:rsidR="00F67BA4" w:rsidRPr="00F67BA4" w:rsidRDefault="00CC5F5A" w:rsidP="00CC5F5A">
      <w:r>
        <w:t>The TAM role is demonstration and enablement—showing what's possible and helping customers get started. The customer role is adoption and daily use—learning GenAI while solving real operational problems.</w:t>
      </w:r>
    </w:p>
    <w:p w14:paraId="084487F5" w14:textId="4B231455" w:rsidR="006B1ED4" w:rsidRDefault="36339261" w:rsidP="006B1ED4">
      <w:pPr>
        <w:pStyle w:val="ListParagraph"/>
      </w:pPr>
      <w:commentRangeStart w:id="1"/>
      <w:commentRangeStart w:id="2"/>
      <w:commentRangeStart w:id="3"/>
      <w:r>
        <w:t>What are our tenets?</w:t>
      </w:r>
      <w:commentRangeEnd w:id="1"/>
      <w:r w:rsidR="00EC5E28">
        <w:rPr>
          <w:rStyle w:val="CommentReference"/>
          <w:sz w:val="22"/>
          <w:szCs w:val="20"/>
        </w:rPr>
        <w:commentReference w:id="1"/>
      </w:r>
      <w:commentRangeEnd w:id="2"/>
      <w:r w:rsidR="00EC5E28">
        <w:rPr>
          <w:rStyle w:val="CommentReference"/>
          <w:sz w:val="22"/>
          <w:szCs w:val="20"/>
        </w:rPr>
        <w:commentReference w:id="2"/>
      </w:r>
      <w:commentRangeEnd w:id="3"/>
      <w:r w:rsidR="00EC5E28">
        <w:rPr>
          <w:rStyle w:val="CommentReference"/>
          <w:sz w:val="22"/>
          <w:szCs w:val="20"/>
        </w:rPr>
        <w:commentReference w:id="3"/>
      </w:r>
    </w:p>
    <w:p w14:paraId="36F1EB9E" w14:textId="3C7C60A8" w:rsidR="0001547F" w:rsidRDefault="0001547F" w:rsidP="0001547F">
      <w:r>
        <w:t xml:space="preserve">GenAI Operations Analytics </w:t>
      </w:r>
      <w:r w:rsidR="000801AF">
        <w:t>Tool</w:t>
      </w:r>
      <w:r>
        <w:t xml:space="preserve"> is guided by </w:t>
      </w:r>
      <w:r w:rsidR="00D527DD">
        <w:t>four</w:t>
      </w:r>
      <w:r>
        <w:t xml:space="preserve"> core principles:</w:t>
      </w:r>
    </w:p>
    <w:p w14:paraId="79E8DBAB" w14:textId="77777777" w:rsidR="0001547F" w:rsidRDefault="0001547F" w:rsidP="0001547F">
      <w:pPr>
        <w:pStyle w:val="ListBullet"/>
      </w:pPr>
      <w:r>
        <w:t>Learn by doing on familiar data: Customers build GenAI skills by using AI on operational data they already understand, reducing the learning curve and demonstrating immediate practical value</w:t>
      </w:r>
    </w:p>
    <w:p w14:paraId="7F5BBF13" w14:textId="77777777" w:rsidR="0001547F" w:rsidRDefault="0001547F" w:rsidP="0001547F">
      <w:pPr>
        <w:pStyle w:val="ListBullet"/>
      </w:pPr>
      <w:r>
        <w:t>Unified operational intelligence: Demonstrate the power of correlating data across AWS operational services, transforming fragmented console-hopping into natural language queries</w:t>
      </w:r>
    </w:p>
    <w:p w14:paraId="5C17ADFC" w14:textId="68397574" w:rsidR="789FD0AC" w:rsidRDefault="0001547F" w:rsidP="0001547F">
      <w:pPr>
        <w:pStyle w:val="ListBullet"/>
      </w:pPr>
      <w:r>
        <w:t>Customer ownership, TAM enablement: TAMs demonstrate and enable; customers deploy, use, and extend. This creates sustainable value and genuine GenAI skill development</w:t>
      </w:r>
    </w:p>
    <w:p w14:paraId="789BDD3D" w14:textId="3561B101" w:rsidR="00D527DD" w:rsidRDefault="00D527DD" w:rsidP="0001547F">
      <w:pPr>
        <w:pStyle w:val="ListBullet"/>
      </w:pPr>
      <w:r>
        <w:t xml:space="preserve">Modularity: </w:t>
      </w:r>
      <w:r w:rsidR="00496152">
        <w:t xml:space="preserve">After deploying a common </w:t>
      </w:r>
      <w:r w:rsidR="003C0B31">
        <w:t>baseline</w:t>
      </w:r>
      <w:r w:rsidR="00054782">
        <w:t xml:space="preserve"> (UI, </w:t>
      </w:r>
      <w:r w:rsidR="00FA1A2B">
        <w:t>mechanisms to retrieve data from the different sources</w:t>
      </w:r>
      <w:r w:rsidR="005B7B44">
        <w:t>…)</w:t>
      </w:r>
      <w:r w:rsidR="003C0B31">
        <w:t xml:space="preserve">, it will be possible to </w:t>
      </w:r>
      <w:r w:rsidR="002F1ACA">
        <w:t xml:space="preserve">deploy each capability </w:t>
      </w:r>
      <w:r w:rsidR="00C20D61">
        <w:t>optionally, for Cost Op</w:t>
      </w:r>
      <w:r w:rsidR="00303471">
        <w:t>tim</w:t>
      </w:r>
      <w:r w:rsidR="002473EC">
        <w:t>ization or other reasons</w:t>
      </w:r>
    </w:p>
    <w:p w14:paraId="2A4519D4" w14:textId="64C0206C" w:rsidR="00EC5E28" w:rsidRDefault="004A1BF7" w:rsidP="006B1ED4">
      <w:pPr>
        <w:pStyle w:val="ListParagraph"/>
      </w:pPr>
      <w:r>
        <w:t>How do we measure success for this solution</w:t>
      </w:r>
      <w:commentRangeStart w:id="4"/>
      <w:commentRangeStart w:id="5"/>
      <w:r w:rsidR="36339261">
        <w:t>?</w:t>
      </w:r>
      <w:commentRangeEnd w:id="4"/>
      <w:r w:rsidR="00EC5E28">
        <w:rPr>
          <w:rStyle w:val="CommentReference"/>
          <w:sz w:val="22"/>
          <w:szCs w:val="20"/>
        </w:rPr>
        <w:commentReference w:id="4"/>
      </w:r>
      <w:commentRangeEnd w:id="5"/>
      <w:r w:rsidR="00EC5E28">
        <w:rPr>
          <w:rStyle w:val="CommentReference"/>
          <w:sz w:val="22"/>
          <w:szCs w:val="20"/>
        </w:rPr>
        <w:commentReference w:id="5"/>
      </w:r>
    </w:p>
    <w:p w14:paraId="5A23C040" w14:textId="77777777" w:rsidR="00CC1377" w:rsidRDefault="00CC1377" w:rsidP="00CC1377">
      <w:r>
        <w:t>Key metrics:</w:t>
      </w:r>
    </w:p>
    <w:p w14:paraId="2893507C" w14:textId="77777777" w:rsidR="00CC1377" w:rsidRDefault="00CC1377" w:rsidP="00CC1377">
      <w:r>
        <w:t>•</w:t>
      </w:r>
      <w:r>
        <w:tab/>
        <w:t>Customer Deployment Rate: % of demo attendees who deploy the solution (target: 40%+)</w:t>
      </w:r>
    </w:p>
    <w:p w14:paraId="36837AD7" w14:textId="77777777" w:rsidR="00CC1377" w:rsidRDefault="00CC1377" w:rsidP="00CC1377">
      <w:r>
        <w:t>•</w:t>
      </w:r>
      <w:r>
        <w:tab/>
        <w:t>Daily Active Usage: Query volume from deployed customer instances (indicates operational adoption)</w:t>
      </w:r>
    </w:p>
    <w:p w14:paraId="6D0C631E" w14:textId="77777777" w:rsidR="00CC1377" w:rsidRDefault="00CC1377" w:rsidP="00CC1377">
      <w:r>
        <w:t>•</w:t>
      </w:r>
      <w:r>
        <w:tab/>
        <w:t>GenAI Expansion: Customers who deploy Analytics Assistant and later adopt other GenAI solutions</w:t>
      </w:r>
    </w:p>
    <w:p w14:paraId="0F436E03" w14:textId="77777777" w:rsidR="00CC1377" w:rsidRDefault="00CC1377" w:rsidP="00CC1377">
      <w:r>
        <w:t>•</w:t>
      </w:r>
      <w:r>
        <w:tab/>
        <w:t>Time-to-Value: Days from demo to first customer query on their own data</w:t>
      </w:r>
    </w:p>
    <w:p w14:paraId="28E02329" w14:textId="77777777" w:rsidR="00CC1377" w:rsidRDefault="00CC1377" w:rsidP="00CC1377">
      <w:r>
        <w:t>•</w:t>
      </w:r>
      <w:r>
        <w:tab/>
        <w:t>Template Customization: Customers creating custom prompt templates (indicates learning progression)</w:t>
      </w:r>
    </w:p>
    <w:p w14:paraId="1735EF27" w14:textId="39B1ACF8" w:rsidR="372C66B8" w:rsidRDefault="00CC1377" w:rsidP="00CC1377">
      <w:r>
        <w:t>•</w:t>
      </w:r>
      <w:r>
        <w:tab/>
        <w:t>Extension Development: Customers adding new MCP integrations (indicates advanced GenAI adoption)</w:t>
      </w:r>
    </w:p>
    <w:p w14:paraId="3FB9EC01" w14:textId="405EA0D0" w:rsidR="00185F66" w:rsidRDefault="00D90CD9" w:rsidP="006B1ED4">
      <w:pPr>
        <w:pStyle w:val="ListParagraph"/>
      </w:pPr>
      <w:r>
        <w:t>What are the risks and how do we mitigate them</w:t>
      </w:r>
      <w:r w:rsidR="00185F66">
        <w:t>?</w:t>
      </w:r>
    </w:p>
    <w:p w14:paraId="563EDEEA" w14:textId="77777777" w:rsidR="00095B71" w:rsidRDefault="00095B71" w:rsidP="00095B71">
      <w:r>
        <w:t>Key risks:</w:t>
      </w:r>
    </w:p>
    <w:p w14:paraId="44FAA946" w14:textId="77777777" w:rsidR="00095B71" w:rsidRDefault="00095B71" w:rsidP="00095B71">
      <w:pPr>
        <w:pStyle w:val="ListBullet"/>
      </w:pPr>
      <w:r>
        <w:t>Deployment friction: Customers may struggle with deployment complexity → Mitigation: CloudFormation/CDK templates, detailed guides, TAM deployment support during initial rollout</w:t>
      </w:r>
    </w:p>
    <w:p w14:paraId="5F3CBC58" w14:textId="77777777" w:rsidR="00095B71" w:rsidRDefault="00095B71" w:rsidP="00095B71">
      <w:pPr>
        <w:pStyle w:val="ListBullet"/>
      </w:pPr>
      <w:r>
        <w:t>Low adoption after demo: Customers see demo but don't deploy → Mitigation: Emphasize dual value (GenAI learning + operational efficiency); offer deployment assistance; track and follow up</w:t>
      </w:r>
    </w:p>
    <w:p w14:paraId="565D288D" w14:textId="77777777" w:rsidR="00095B71" w:rsidRDefault="00095B71" w:rsidP="00095B71">
      <w:pPr>
        <w:pStyle w:val="ListBullet"/>
      </w:pPr>
      <w:r>
        <w:t>Shallow usage: Customers deploy but only use basic queries → Mitigation: Progressive prompt template library; TAM check-ins on usage patterns; community sharing of advanced templates</w:t>
      </w:r>
    </w:p>
    <w:p w14:paraId="5A4B241A" w14:textId="2C8DC8CD" w:rsidR="00E16286" w:rsidRDefault="00095B71" w:rsidP="00095B71">
      <w:pPr>
        <w:pStyle w:val="ListBullet"/>
      </w:pPr>
      <w:r>
        <w:t>Support burden: Deployed solutions create support requests → Mitigation: Comprehensive documentation; community Slack channel; clear scope boundaries (solution vs. AWS service issues)</w:t>
      </w:r>
      <w:r w:rsidR="00EE03AE">
        <w:t>.</w:t>
      </w:r>
    </w:p>
    <w:p w14:paraId="3FA43811" w14:textId="633BC475" w:rsidR="00185F66" w:rsidRDefault="006528A1" w:rsidP="006B1ED4">
      <w:pPr>
        <w:pStyle w:val="ListParagraph"/>
      </w:pPr>
      <w:r>
        <w:t>If successful, how big could this be</w:t>
      </w:r>
      <w:r w:rsidR="00185F66">
        <w:t>?</w:t>
      </w:r>
    </w:p>
    <w:p w14:paraId="1B6CE2D7" w14:textId="2D089C3D" w:rsidR="008A57C8" w:rsidRDefault="008A57C8" w:rsidP="008A57C8">
      <w:r>
        <w:t>If GenAI</w:t>
      </w:r>
      <w:r w:rsidR="00637B10">
        <w:t xml:space="preserve"> Operations</w:t>
      </w:r>
      <w:r>
        <w:t xml:space="preserve"> Analytics</w:t>
      </w:r>
      <w:r w:rsidR="000801AF">
        <w:t xml:space="preserve"> </w:t>
      </w:r>
      <w:r w:rsidR="00637B10">
        <w:t>Tool</w:t>
      </w:r>
      <w:r>
        <w:t xml:space="preserve"> achieves its full potential:</w:t>
      </w:r>
    </w:p>
    <w:p w14:paraId="3B4709B1" w14:textId="77777777" w:rsidR="008A57C8" w:rsidRDefault="008A57C8" w:rsidP="008A57C8">
      <w:r>
        <w:t>GenAI Adoption Impact:</w:t>
      </w:r>
    </w:p>
    <w:p w14:paraId="2F4B96F1" w14:textId="77777777" w:rsidR="008A57C8" w:rsidRDefault="008A57C8" w:rsidP="008A57C8">
      <w:pPr>
        <w:pStyle w:val="ListBullet"/>
      </w:pPr>
      <w:r>
        <w:t>Becomes the standard "first GenAI project" for operations teams</w:t>
      </w:r>
    </w:p>
    <w:p w14:paraId="01EA7039" w14:textId="77777777" w:rsidR="008A57C8" w:rsidRDefault="008A57C8" w:rsidP="008A57C8">
      <w:pPr>
        <w:pStyle w:val="ListBullet"/>
      </w:pPr>
      <w:r>
        <w:t>Creates a cohort of GenAI-confident operations engineers who expand AI adoption to other domains</w:t>
      </w:r>
    </w:p>
    <w:p w14:paraId="19DFF7ED" w14:textId="77777777" w:rsidR="008A57C8" w:rsidRDefault="008A57C8" w:rsidP="008A57C8">
      <w:pPr>
        <w:pStyle w:val="ListBullet"/>
      </w:pPr>
      <w:r>
        <w:t>Establishes a pattern: learn GenAI on familiar operational data, then expand</w:t>
      </w:r>
    </w:p>
    <w:p w14:paraId="403701F0" w14:textId="77777777" w:rsidR="008A57C8" w:rsidRDefault="008A57C8" w:rsidP="008A57C8">
      <w:r>
        <w:t>Operational Impact:</w:t>
      </w:r>
    </w:p>
    <w:p w14:paraId="19521F91" w14:textId="676D9D53" w:rsidR="008A57C8" w:rsidRDefault="008A57C8" w:rsidP="008A57C8">
      <w:pPr>
        <w:pStyle w:val="ListBullet"/>
      </w:pPr>
      <w:r>
        <w:t>Transform how customers interact with AWS operational data</w:t>
      </w:r>
      <w:r w:rsidR="00CC2BA8">
        <w:t xml:space="preserve">: </w:t>
      </w:r>
      <w:r>
        <w:t>from console-hopping to natural language queries</w:t>
      </w:r>
    </w:p>
    <w:p w14:paraId="7E91CD2C" w14:textId="66AE5D9B" w:rsidR="008A57C8" w:rsidRDefault="008A57C8" w:rsidP="008A57C8">
      <w:pPr>
        <w:pStyle w:val="ListBullet"/>
      </w:pPr>
      <w:r>
        <w:t>Build organizational knowledge bases that improve operational maturity over time</w:t>
      </w:r>
    </w:p>
    <w:p w14:paraId="3A790679" w14:textId="7A9BA0B6" w:rsidR="008A57C8" w:rsidRDefault="00CC2BA8" w:rsidP="008A57C8">
      <w:pPr>
        <w:pStyle w:val="ListBullet"/>
      </w:pPr>
      <w:r>
        <w:t>Reduce</w:t>
      </w:r>
      <w:r w:rsidR="008A57C8">
        <w:t xml:space="preserve"> operational overhead measurably across the customer base</w:t>
      </w:r>
    </w:p>
    <w:p w14:paraId="4FFA229A" w14:textId="77777777" w:rsidR="008A57C8" w:rsidRDefault="008A57C8" w:rsidP="008A57C8">
      <w:r>
        <w:t>Strategic Impact:</w:t>
      </w:r>
    </w:p>
    <w:p w14:paraId="4A0E5532" w14:textId="77777777" w:rsidR="008A57C8" w:rsidRDefault="008A57C8" w:rsidP="008A57C8">
      <w:pPr>
        <w:pStyle w:val="ListBullet"/>
      </w:pPr>
      <w:r>
        <w:t>Positions AWS as the leader in operational GenAI, differentiating from competitors</w:t>
      </w:r>
    </w:p>
    <w:p w14:paraId="22E7448B" w14:textId="77777777" w:rsidR="008A57C8" w:rsidRDefault="008A57C8" w:rsidP="008A57C8">
      <w:pPr>
        <w:pStyle w:val="ListBullet"/>
      </w:pPr>
      <w:r>
        <w:t>Drives sustained Bedrock consumption through daily operational use</w:t>
      </w:r>
    </w:p>
    <w:p w14:paraId="1D3D591F" w14:textId="77777777" w:rsidR="008A57C8" w:rsidRDefault="008A57C8" w:rsidP="008A57C8">
      <w:pPr>
        <w:pStyle w:val="ListBullet"/>
      </w:pPr>
      <w:r>
        <w:t>Creates customer stickiness through embedded GenAI workflows</w:t>
      </w:r>
    </w:p>
    <w:p w14:paraId="5590BED2" w14:textId="77777777" w:rsidR="008A57C8" w:rsidRDefault="008A57C8" w:rsidP="008A57C8">
      <w:r>
        <w:t>Long-Term Vision:</w:t>
      </w:r>
    </w:p>
    <w:p w14:paraId="2CF55FD9" w14:textId="0007B454" w:rsidR="008A57C8" w:rsidRDefault="008A57C8" w:rsidP="008A57C8">
      <w:pPr>
        <w:pStyle w:val="ListBullet"/>
      </w:pPr>
      <w:r>
        <w:t xml:space="preserve">GenAI </w:t>
      </w:r>
      <w:r w:rsidR="00637B10">
        <w:t>Operati</w:t>
      </w:r>
      <w:r w:rsidR="00F44973">
        <w:t xml:space="preserve">ons </w:t>
      </w:r>
      <w:r>
        <w:t xml:space="preserve">Analytics </w:t>
      </w:r>
      <w:r w:rsidR="00F44973">
        <w:t>Tool</w:t>
      </w:r>
      <w:r>
        <w:t xml:space="preserve"> becomes the foundation for autonomous operational workflows</w:t>
      </w:r>
    </w:p>
    <w:p w14:paraId="5C6ACE57" w14:textId="77777777" w:rsidR="008A57C8" w:rsidRDefault="008A57C8" w:rsidP="008A57C8">
      <w:pPr>
        <w:pStyle w:val="ListBullet"/>
      </w:pPr>
      <w:r>
        <w:t>Customers who start with read-only analytics progress to AI-assisted remediation</w:t>
      </w:r>
    </w:p>
    <w:p w14:paraId="087AB687" w14:textId="77777777" w:rsidR="008A57C8" w:rsidRDefault="008A57C8" w:rsidP="008A57C8">
      <w:pPr>
        <w:pStyle w:val="ListBullet"/>
      </w:pPr>
      <w:r>
        <w:t>The pattern (TAM enables → customer adopts → customer extends) becomes the model for GenAI adoption across AWS</w:t>
      </w:r>
    </w:p>
    <w:p w14:paraId="78D56F92" w14:textId="77777777" w:rsidR="006B1ED4" w:rsidRPr="008F72D0" w:rsidRDefault="006B1ED4" w:rsidP="006B1ED4">
      <w:pPr>
        <w:pStyle w:val="Heading1"/>
      </w:pPr>
      <w:r w:rsidRPr="008F72D0">
        <w:t>Appendices</w:t>
      </w:r>
    </w:p>
    <w:p w14:paraId="2F2634EB" w14:textId="35FC3069" w:rsidR="006B1ED4" w:rsidRPr="008F72D0" w:rsidRDefault="006B1ED4" w:rsidP="006B1ED4">
      <w:pPr>
        <w:pStyle w:val="Heading2"/>
      </w:pPr>
      <w:r w:rsidRPr="008F72D0">
        <w:t xml:space="preserve">Appendix A: </w:t>
      </w:r>
      <w:r w:rsidR="00837605">
        <w:t>Solution Components and Demo Catalog</w:t>
      </w:r>
    </w:p>
    <w:p w14:paraId="0918A60C" w14:textId="453AD0EE" w:rsidR="0017312B" w:rsidRPr="0017312B" w:rsidRDefault="0017312B" w:rsidP="0017312B">
      <w:pPr>
        <w:spacing w:after="200" w:line="276" w:lineRule="auto"/>
        <w:rPr>
          <w:rFonts w:ascii="Calibri" w:eastAsia="MS Mincho" w:hAnsi="Calibri" w:cs="Times New Roman"/>
          <w:szCs w:val="22"/>
        </w:rPr>
      </w:pPr>
      <w:bookmarkStart w:id="6" w:name="_Hlk217297416"/>
      <w:r w:rsidRPr="0017312B">
        <w:rPr>
          <w:rFonts w:ascii="Calibri" w:eastAsia="MS Mincho" w:hAnsi="Calibri" w:cs="Times New Roman"/>
          <w:szCs w:val="22"/>
        </w:rPr>
        <w:t xml:space="preserve">[Demo: AWS GenAI </w:t>
      </w:r>
      <w:r>
        <w:rPr>
          <w:rFonts w:ascii="Calibri" w:eastAsia="MS Mincho" w:hAnsi="Calibri" w:cs="Times New Roman"/>
          <w:szCs w:val="22"/>
        </w:rPr>
        <w:t xml:space="preserve">Operations </w:t>
      </w:r>
      <w:r w:rsidRPr="0017312B">
        <w:rPr>
          <w:rFonts w:ascii="Calibri" w:eastAsia="MS Mincho" w:hAnsi="Calibri" w:cs="Times New Roman"/>
          <w:szCs w:val="22"/>
        </w:rPr>
        <w:t xml:space="preserve">Analytics </w:t>
      </w:r>
      <w:r w:rsidR="00F44973">
        <w:rPr>
          <w:rFonts w:ascii="Calibri" w:eastAsia="MS Mincho" w:hAnsi="Calibri" w:cs="Times New Roman"/>
          <w:szCs w:val="22"/>
        </w:rPr>
        <w:t>Tool</w:t>
      </w:r>
      <w:r w:rsidRPr="0017312B">
        <w:rPr>
          <w:rFonts w:ascii="Calibri" w:eastAsia="MS Mincho" w:hAnsi="Calibri" w:cs="Times New Roman"/>
          <w:szCs w:val="22"/>
        </w:rPr>
        <w:t xml:space="preserve"> - Unified Operational Intelligence]</w:t>
      </w:r>
    </w:p>
    <w:p w14:paraId="11A6C0BA" w14:textId="77777777" w:rsidR="0017312B" w:rsidRPr="0017312B" w:rsidRDefault="0017312B" w:rsidP="0017312B">
      <w:pPr>
        <w:tabs>
          <w:tab w:val="num" w:pos="360"/>
        </w:tabs>
        <w:spacing w:after="200" w:line="276" w:lineRule="auto"/>
        <w:ind w:left="360" w:hanging="360"/>
        <w:contextualSpacing/>
        <w:rPr>
          <w:rFonts w:ascii="Calibri" w:eastAsia="MS Mincho" w:hAnsi="Calibri" w:cs="Times New Roman"/>
          <w:szCs w:val="22"/>
        </w:rPr>
      </w:pPr>
      <w:r w:rsidRPr="0017312B">
        <w:rPr>
          <w:rFonts w:ascii="Calibri" w:eastAsia="MS Mincho" w:hAnsi="Calibri" w:cs="Times New Roman"/>
          <w:szCs w:val="22"/>
        </w:rPr>
        <w:t>Duration: 25 minutes (TAM demonstration format)</w:t>
      </w:r>
    </w:p>
    <w:p w14:paraId="453C530C" w14:textId="77777777" w:rsidR="0017312B" w:rsidRPr="0017312B" w:rsidRDefault="0017312B" w:rsidP="0017312B">
      <w:pPr>
        <w:tabs>
          <w:tab w:val="num" w:pos="360"/>
        </w:tabs>
        <w:spacing w:after="200" w:line="276" w:lineRule="auto"/>
        <w:ind w:left="360" w:hanging="360"/>
        <w:contextualSpacing/>
        <w:rPr>
          <w:rFonts w:ascii="Calibri" w:eastAsia="MS Mincho" w:hAnsi="Calibri" w:cs="Times New Roman"/>
          <w:szCs w:val="22"/>
        </w:rPr>
      </w:pPr>
      <w:r w:rsidRPr="0017312B">
        <w:rPr>
          <w:rFonts w:ascii="Calibri" w:eastAsia="MS Mincho" w:hAnsi="Calibri" w:cs="Times New Roman"/>
          <w:szCs w:val="22"/>
        </w:rPr>
        <w:t xml:space="preserve">Target Audience for Demo: FinOps Teams, Cloud Operations Teams, </w:t>
      </w:r>
      <w:proofErr w:type="spellStart"/>
      <w:r w:rsidRPr="0017312B">
        <w:rPr>
          <w:rFonts w:ascii="Calibri" w:eastAsia="MS Mincho" w:hAnsi="Calibri" w:cs="Times New Roman"/>
          <w:szCs w:val="22"/>
        </w:rPr>
        <w:t>CCoE</w:t>
      </w:r>
      <w:proofErr w:type="spellEnd"/>
      <w:r w:rsidRPr="0017312B">
        <w:rPr>
          <w:rFonts w:ascii="Calibri" w:eastAsia="MS Mincho" w:hAnsi="Calibri" w:cs="Times New Roman"/>
          <w:szCs w:val="22"/>
        </w:rPr>
        <w:t xml:space="preserve"> Leaders, DevOps Engineers, SREs</w:t>
      </w:r>
    </w:p>
    <w:p w14:paraId="364AC508" w14:textId="77777777" w:rsidR="0017312B" w:rsidRPr="0017312B" w:rsidRDefault="0017312B" w:rsidP="0017312B">
      <w:pPr>
        <w:tabs>
          <w:tab w:val="num" w:pos="360"/>
        </w:tabs>
        <w:spacing w:after="200" w:line="276" w:lineRule="auto"/>
        <w:ind w:left="360" w:hanging="360"/>
        <w:contextualSpacing/>
        <w:rPr>
          <w:rFonts w:ascii="Calibri" w:eastAsia="MS Mincho" w:hAnsi="Calibri" w:cs="Times New Roman"/>
          <w:szCs w:val="22"/>
        </w:rPr>
      </w:pPr>
      <w:r w:rsidRPr="0017312B">
        <w:rPr>
          <w:rFonts w:ascii="Calibri" w:eastAsia="MS Mincho" w:hAnsi="Calibri" w:cs="Times New Roman"/>
          <w:szCs w:val="22"/>
        </w:rPr>
        <w:t>Target Users (Post-Deployment): Same teams, for daily operational use and GenAI learning</w:t>
      </w:r>
    </w:p>
    <w:p w14:paraId="6D759D4B" w14:textId="77777777" w:rsidR="0017312B" w:rsidRPr="0017312B" w:rsidRDefault="0017312B" w:rsidP="0017312B">
      <w:pPr>
        <w:tabs>
          <w:tab w:val="num" w:pos="360"/>
        </w:tabs>
        <w:spacing w:after="200" w:line="276" w:lineRule="auto"/>
        <w:ind w:left="360" w:hanging="360"/>
        <w:contextualSpacing/>
        <w:rPr>
          <w:rFonts w:ascii="Calibri" w:eastAsia="MS Mincho" w:hAnsi="Calibri" w:cs="Times New Roman"/>
          <w:szCs w:val="22"/>
        </w:rPr>
      </w:pPr>
      <w:r w:rsidRPr="0017312B">
        <w:rPr>
          <w:rFonts w:ascii="Calibri" w:eastAsia="MS Mincho" w:hAnsi="Calibri" w:cs="Times New Roman"/>
          <w:szCs w:val="22"/>
        </w:rPr>
        <w:t xml:space="preserve">Key Technologies: Amazon Bedrock, Amazon Nova, </w:t>
      </w:r>
      <w:proofErr w:type="spellStart"/>
      <w:r w:rsidRPr="0017312B">
        <w:rPr>
          <w:rFonts w:ascii="Calibri" w:eastAsia="MS Mincho" w:hAnsi="Calibri" w:cs="Times New Roman"/>
          <w:szCs w:val="22"/>
        </w:rPr>
        <w:t>AgentCore</w:t>
      </w:r>
      <w:proofErr w:type="spellEnd"/>
      <w:r w:rsidRPr="0017312B">
        <w:rPr>
          <w:rFonts w:ascii="Calibri" w:eastAsia="MS Mincho" w:hAnsi="Calibri" w:cs="Times New Roman"/>
          <w:szCs w:val="22"/>
        </w:rPr>
        <w:t>, MCP Servers (6 integrations)</w:t>
      </w:r>
    </w:p>
    <w:p w14:paraId="54203AD5" w14:textId="77777777" w:rsidR="0017312B" w:rsidRPr="0017312B" w:rsidRDefault="0017312B" w:rsidP="0017312B">
      <w:pPr>
        <w:spacing w:after="200" w:line="276" w:lineRule="auto"/>
        <w:rPr>
          <w:rFonts w:ascii="Calibri" w:eastAsia="MS Mincho" w:hAnsi="Calibri" w:cs="Times New Roman"/>
          <w:szCs w:val="22"/>
        </w:rPr>
      </w:pPr>
      <w:r w:rsidRPr="0017312B">
        <w:rPr>
          <w:rFonts w:ascii="Calibri" w:eastAsia="MS Mincho" w:hAnsi="Calibri" w:cs="Times New Roman"/>
          <w:szCs w:val="22"/>
        </w:rPr>
        <w:t>Demo Highlights: TAM demonstrates AI-powered analysis across six AWS operational data sources through natural language queries. Shows real-time correlation of Trusted Advisor recommendations with Health events and support cases. Demonstrates prepared prompt templates and knowledge export capabilities. Emphasizes that customers deploy and use this themselves for daily operations and GenAI learning.</w:t>
      </w:r>
    </w:p>
    <w:p w14:paraId="737DEF7E" w14:textId="77777777" w:rsidR="0017312B" w:rsidRPr="0017312B" w:rsidRDefault="0017312B" w:rsidP="0017312B">
      <w:pPr>
        <w:spacing w:after="200" w:line="276" w:lineRule="auto"/>
        <w:rPr>
          <w:rFonts w:ascii="Calibri" w:eastAsia="MS Mincho" w:hAnsi="Calibri" w:cs="Times New Roman"/>
          <w:szCs w:val="22"/>
        </w:rPr>
      </w:pPr>
      <w:r w:rsidRPr="0017312B">
        <w:rPr>
          <w:rFonts w:ascii="Calibri" w:eastAsia="MS Mincho" w:hAnsi="Calibri" w:cs="Times New Roman"/>
          <w:szCs w:val="22"/>
        </w:rPr>
        <w:t>Key Value Proposition (for customers):</w:t>
      </w:r>
    </w:p>
    <w:p w14:paraId="4159A71D" w14:textId="77777777" w:rsidR="0017312B" w:rsidRPr="0017312B" w:rsidRDefault="0017312B" w:rsidP="007B16B0">
      <w:pPr>
        <w:pStyle w:val="ListBullet"/>
      </w:pPr>
      <w:r w:rsidRPr="0017312B">
        <w:t>GenAI Learning: Build practical AI skills using familiar operational data</w:t>
      </w:r>
    </w:p>
    <w:p w14:paraId="276CE492" w14:textId="77777777" w:rsidR="0017312B" w:rsidRPr="0017312B" w:rsidRDefault="0017312B" w:rsidP="007B16B0">
      <w:pPr>
        <w:pStyle w:val="ListBullet"/>
      </w:pPr>
      <w:r w:rsidRPr="0017312B">
        <w:t>Operational Efficiency: Unified queries across 6 data sources, 10+ hours/week saved</w:t>
      </w:r>
    </w:p>
    <w:p w14:paraId="17897122" w14:textId="77777777" w:rsidR="0017312B" w:rsidRPr="0017312B" w:rsidRDefault="0017312B" w:rsidP="007B16B0">
      <w:pPr>
        <w:pStyle w:val="ListBullet"/>
      </w:pPr>
      <w:r w:rsidRPr="0017312B">
        <w:t>Knowledge Building: Capture and reuse operational insights across the organization</w:t>
      </w:r>
    </w:p>
    <w:p w14:paraId="0EC5F2C1" w14:textId="17B3A94D" w:rsidR="0017312B" w:rsidRPr="0017312B" w:rsidRDefault="0017312B" w:rsidP="0017312B">
      <w:pPr>
        <w:spacing w:after="200" w:line="276" w:lineRule="auto"/>
        <w:rPr>
          <w:rFonts w:ascii="Calibri" w:eastAsia="MS Mincho" w:hAnsi="Calibri" w:cs="Times New Roman"/>
          <w:szCs w:val="22"/>
          <w:lang w:val="fr-FR"/>
        </w:rPr>
      </w:pPr>
      <w:r w:rsidRPr="0017312B">
        <w:rPr>
          <w:rFonts w:ascii="Calibri" w:eastAsia="MS Mincho" w:hAnsi="Calibri" w:cs="Times New Roman"/>
          <w:szCs w:val="22"/>
          <w:lang w:val="fr-FR"/>
        </w:rPr>
        <w:t xml:space="preserve">Code </w:t>
      </w:r>
      <w:proofErr w:type="gramStart"/>
      <w:r w:rsidRPr="0017312B">
        <w:rPr>
          <w:rFonts w:ascii="Calibri" w:eastAsia="MS Mincho" w:hAnsi="Calibri" w:cs="Times New Roman"/>
          <w:szCs w:val="22"/>
          <w:lang w:val="fr-FR"/>
        </w:rPr>
        <w:t>Repository:</w:t>
      </w:r>
      <w:proofErr w:type="gramEnd"/>
      <w:r w:rsidRPr="0017312B">
        <w:rPr>
          <w:rFonts w:ascii="Calibri" w:eastAsia="MS Mincho" w:hAnsi="Calibri" w:cs="Times New Roman"/>
          <w:szCs w:val="22"/>
          <w:lang w:val="fr-FR"/>
        </w:rPr>
        <w:t xml:space="preserve"> https://github.com/aws-samples/</w:t>
      </w:r>
      <w:r>
        <w:rPr>
          <w:rFonts w:ascii="Calibri" w:eastAsia="MS Mincho" w:hAnsi="Calibri" w:cs="Times New Roman"/>
          <w:szCs w:val="22"/>
          <w:lang w:val="fr-FR"/>
        </w:rPr>
        <w:t>xxx</w:t>
      </w:r>
    </w:p>
    <w:p w14:paraId="5AFEA1F0" w14:textId="77777777" w:rsidR="0017312B" w:rsidRPr="0017312B" w:rsidRDefault="0017312B" w:rsidP="0017312B">
      <w:pPr>
        <w:spacing w:after="200" w:line="276" w:lineRule="auto"/>
        <w:rPr>
          <w:rFonts w:ascii="Calibri" w:eastAsia="MS Mincho" w:hAnsi="Calibri" w:cs="Times New Roman"/>
          <w:szCs w:val="22"/>
        </w:rPr>
      </w:pPr>
      <w:r w:rsidRPr="0017312B">
        <w:rPr>
          <w:rFonts w:ascii="Calibri" w:eastAsia="MS Mincho" w:hAnsi="Calibri" w:cs="Times New Roman"/>
          <w:szCs w:val="22"/>
        </w:rPr>
        <w:t>Available Extensions: Full workshop version with hands-on MCP server deployment, custom prompt template development, and knowledge export configuration</w:t>
      </w:r>
    </w:p>
    <w:p w14:paraId="75976D7E" w14:textId="77777777" w:rsidR="0017312B" w:rsidRPr="0017312B" w:rsidRDefault="0017312B" w:rsidP="0017312B">
      <w:pPr>
        <w:keepNext/>
        <w:keepLines/>
        <w:spacing w:before="200" w:after="0" w:line="276" w:lineRule="auto"/>
        <w:outlineLvl w:val="2"/>
        <w:rPr>
          <w:rFonts w:ascii="Calibri" w:eastAsia="MS Gothic" w:hAnsi="Calibri" w:cs="Times New Roman"/>
          <w:b/>
          <w:bCs/>
          <w:color w:val="4F81BD"/>
          <w:szCs w:val="22"/>
        </w:rPr>
      </w:pPr>
      <w:r w:rsidRPr="0017312B">
        <w:rPr>
          <w:rFonts w:ascii="Calibri" w:eastAsia="MS Gothic" w:hAnsi="Calibri" w:cs="Times New Roman"/>
          <w:b/>
          <w:bCs/>
          <w:color w:val="4F81BD"/>
          <w:szCs w:val="22"/>
        </w:rPr>
        <w:t>MCP Server Components (Customer-Deployed)</w:t>
      </w:r>
    </w:p>
    <w:tbl>
      <w:tblPr>
        <w:tblStyle w:val="LightGrid-Accent11"/>
        <w:tblW w:w="0" w:type="auto"/>
        <w:tblLook w:val="04A0" w:firstRow="1" w:lastRow="0" w:firstColumn="1" w:lastColumn="0" w:noHBand="0" w:noVBand="1"/>
      </w:tblPr>
      <w:tblGrid>
        <w:gridCol w:w="2880"/>
        <w:gridCol w:w="2880"/>
        <w:gridCol w:w="2880"/>
      </w:tblGrid>
      <w:tr w:rsidR="0017312B" w:rsidRPr="0017312B" w14:paraId="2A0DFE2D" w14:textId="77777777" w:rsidTr="00CB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07DE6"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MCP Server</w:t>
            </w:r>
          </w:p>
        </w:tc>
        <w:tc>
          <w:tcPr>
            <w:tcW w:w="2880" w:type="dxa"/>
          </w:tcPr>
          <w:p w14:paraId="23FAB59A" w14:textId="77777777" w:rsidR="0017312B" w:rsidRPr="0017312B" w:rsidRDefault="0017312B" w:rsidP="0017312B">
            <w:pPr>
              <w:spacing w:after="200" w:line="276" w:lineRule="auto"/>
              <w:cnfStyle w:val="100000000000" w:firstRow="1" w:lastRow="0" w:firstColumn="0" w:lastColumn="0" w:oddVBand="0" w:evenVBand="0" w:oddHBand="0" w:evenHBand="0" w:firstRowFirstColumn="0" w:firstRowLastColumn="0" w:lastRowFirstColumn="0" w:lastRowLastColumn="0"/>
              <w:rPr>
                <w:rFonts w:eastAsia="MS Mincho" w:cs="Times New Roman"/>
                <w:szCs w:val="22"/>
              </w:rPr>
            </w:pPr>
            <w:r w:rsidRPr="0017312B">
              <w:rPr>
                <w:rFonts w:eastAsia="MS Mincho" w:cs="Times New Roman"/>
                <w:szCs w:val="22"/>
              </w:rPr>
              <w:t>Status</w:t>
            </w:r>
          </w:p>
        </w:tc>
        <w:tc>
          <w:tcPr>
            <w:tcW w:w="2880" w:type="dxa"/>
          </w:tcPr>
          <w:p w14:paraId="64158EA3" w14:textId="77777777" w:rsidR="0017312B" w:rsidRPr="0017312B" w:rsidRDefault="0017312B" w:rsidP="0017312B">
            <w:pPr>
              <w:spacing w:after="200" w:line="276" w:lineRule="auto"/>
              <w:cnfStyle w:val="100000000000" w:firstRow="1" w:lastRow="0" w:firstColumn="0" w:lastColumn="0" w:oddVBand="0" w:evenVBand="0" w:oddHBand="0" w:evenHBand="0" w:firstRowFirstColumn="0" w:firstRowLastColumn="0" w:lastRowFirstColumn="0" w:lastRowLastColumn="0"/>
              <w:rPr>
                <w:rFonts w:eastAsia="MS Mincho" w:cs="Times New Roman"/>
                <w:szCs w:val="22"/>
              </w:rPr>
            </w:pPr>
            <w:r w:rsidRPr="0017312B">
              <w:rPr>
                <w:rFonts w:eastAsia="MS Mincho" w:cs="Times New Roman"/>
                <w:szCs w:val="22"/>
              </w:rPr>
              <w:t>Description</w:t>
            </w:r>
          </w:p>
        </w:tc>
      </w:tr>
      <w:tr w:rsidR="0017312B" w:rsidRPr="0017312B" w14:paraId="740D2217"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DCBA98"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AWS Billing and Cost Management</w:t>
            </w:r>
          </w:p>
        </w:tc>
        <w:tc>
          <w:tcPr>
            <w:tcW w:w="2880" w:type="dxa"/>
          </w:tcPr>
          <w:p w14:paraId="2FEF468A" w14:textId="77777777" w:rsidR="0017312B" w:rsidRPr="0017312B" w:rsidRDefault="0017312B"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Existing</w:t>
            </w:r>
          </w:p>
        </w:tc>
        <w:tc>
          <w:tcPr>
            <w:tcW w:w="2880" w:type="dxa"/>
          </w:tcPr>
          <w:p w14:paraId="0971F693" w14:textId="77777777" w:rsidR="0017312B" w:rsidRPr="0017312B" w:rsidRDefault="0017312B"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Cost Explorer, CUR queries</w:t>
            </w:r>
          </w:p>
        </w:tc>
      </w:tr>
      <w:tr w:rsidR="0017312B" w:rsidRPr="0017312B" w14:paraId="663609AA"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E1D181"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AWS API MCP Server</w:t>
            </w:r>
          </w:p>
        </w:tc>
        <w:tc>
          <w:tcPr>
            <w:tcW w:w="2880" w:type="dxa"/>
          </w:tcPr>
          <w:p w14:paraId="102F132A" w14:textId="77777777" w:rsidR="0017312B" w:rsidRPr="0017312B" w:rsidRDefault="0017312B" w:rsidP="0017312B">
            <w:pPr>
              <w:spacing w:after="200" w:line="276" w:lineRule="auto"/>
              <w:cnfStyle w:val="000000010000" w:firstRow="0" w:lastRow="0" w:firstColumn="0" w:lastColumn="0" w:oddVBand="0" w:evenVBand="0" w:oddHBand="0" w:evenHBand="1"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Existing</w:t>
            </w:r>
          </w:p>
        </w:tc>
        <w:tc>
          <w:tcPr>
            <w:tcW w:w="2880" w:type="dxa"/>
          </w:tcPr>
          <w:p w14:paraId="78FEE8CD" w14:textId="77777777" w:rsidR="0017312B" w:rsidRPr="0017312B" w:rsidRDefault="0017312B" w:rsidP="0017312B">
            <w:pPr>
              <w:spacing w:after="200" w:line="276" w:lineRule="auto"/>
              <w:cnfStyle w:val="000000010000" w:firstRow="0" w:lastRow="0" w:firstColumn="0" w:lastColumn="0" w:oddVBand="0" w:evenVBand="0" w:oddHBand="0" w:evenHBand="1"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General AWS API access</w:t>
            </w:r>
          </w:p>
        </w:tc>
      </w:tr>
      <w:tr w:rsidR="0017312B" w:rsidRPr="0017312B" w14:paraId="0F81BB6C"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DAF13"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CloudTrail MCP Server</w:t>
            </w:r>
          </w:p>
        </w:tc>
        <w:tc>
          <w:tcPr>
            <w:tcW w:w="2880" w:type="dxa"/>
          </w:tcPr>
          <w:p w14:paraId="07D25076" w14:textId="77777777" w:rsidR="0017312B" w:rsidRPr="0017312B" w:rsidRDefault="0017312B"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Existing</w:t>
            </w:r>
          </w:p>
        </w:tc>
        <w:tc>
          <w:tcPr>
            <w:tcW w:w="2880" w:type="dxa"/>
          </w:tcPr>
          <w:p w14:paraId="2A656934" w14:textId="77777777" w:rsidR="0017312B" w:rsidRPr="0017312B" w:rsidRDefault="0017312B"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Audit log queries</w:t>
            </w:r>
          </w:p>
        </w:tc>
      </w:tr>
      <w:tr w:rsidR="0017312B" w:rsidRPr="0017312B" w14:paraId="2C594DA1"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FFD54E"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AWS Price List MCP Server</w:t>
            </w:r>
          </w:p>
        </w:tc>
        <w:tc>
          <w:tcPr>
            <w:tcW w:w="2880" w:type="dxa"/>
          </w:tcPr>
          <w:p w14:paraId="37A6FE95" w14:textId="77777777" w:rsidR="0017312B" w:rsidRPr="0017312B" w:rsidRDefault="0017312B" w:rsidP="0017312B">
            <w:pPr>
              <w:spacing w:after="200" w:line="276" w:lineRule="auto"/>
              <w:cnfStyle w:val="000000010000" w:firstRow="0" w:lastRow="0" w:firstColumn="0" w:lastColumn="0" w:oddVBand="0" w:evenVBand="0" w:oddHBand="0" w:evenHBand="1"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Existing</w:t>
            </w:r>
          </w:p>
        </w:tc>
        <w:tc>
          <w:tcPr>
            <w:tcW w:w="2880" w:type="dxa"/>
          </w:tcPr>
          <w:p w14:paraId="1C816DAD" w14:textId="77777777" w:rsidR="0017312B" w:rsidRPr="0017312B" w:rsidRDefault="0017312B" w:rsidP="0017312B">
            <w:pPr>
              <w:spacing w:after="200" w:line="276" w:lineRule="auto"/>
              <w:cnfStyle w:val="000000010000" w:firstRow="0" w:lastRow="0" w:firstColumn="0" w:lastColumn="0" w:oddVBand="0" w:evenVBand="0" w:oddHBand="0" w:evenHBand="1"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Pricing data</w:t>
            </w:r>
          </w:p>
        </w:tc>
      </w:tr>
      <w:tr w:rsidR="0017312B" w:rsidRPr="0017312B" w14:paraId="5B607D75"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03F3C6"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Trusted Advisor MCP Server</w:t>
            </w:r>
          </w:p>
        </w:tc>
        <w:tc>
          <w:tcPr>
            <w:tcW w:w="2880" w:type="dxa"/>
          </w:tcPr>
          <w:p w14:paraId="27ABEE6A" w14:textId="77777777" w:rsidR="0017312B" w:rsidRPr="0017312B" w:rsidRDefault="0017312B"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New</w:t>
            </w:r>
          </w:p>
        </w:tc>
        <w:tc>
          <w:tcPr>
            <w:tcW w:w="2880" w:type="dxa"/>
          </w:tcPr>
          <w:p w14:paraId="09E6192D" w14:textId="77777777" w:rsidR="0017312B" w:rsidRPr="0017312B" w:rsidRDefault="0017312B"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465+ check queries, recommendations</w:t>
            </w:r>
          </w:p>
        </w:tc>
      </w:tr>
      <w:tr w:rsidR="0017312B" w:rsidRPr="0017312B" w14:paraId="5FB81CD5"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9CE7E"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Health API MCP Server</w:t>
            </w:r>
          </w:p>
        </w:tc>
        <w:tc>
          <w:tcPr>
            <w:tcW w:w="2880" w:type="dxa"/>
          </w:tcPr>
          <w:p w14:paraId="36337B36" w14:textId="77777777" w:rsidR="0017312B" w:rsidRPr="0017312B" w:rsidRDefault="0017312B" w:rsidP="0017312B">
            <w:pPr>
              <w:spacing w:after="200" w:line="276" w:lineRule="auto"/>
              <w:cnfStyle w:val="000000010000" w:firstRow="0" w:lastRow="0" w:firstColumn="0" w:lastColumn="0" w:oddVBand="0" w:evenVBand="0" w:oddHBand="0" w:evenHBand="1"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New</w:t>
            </w:r>
          </w:p>
        </w:tc>
        <w:tc>
          <w:tcPr>
            <w:tcW w:w="2880" w:type="dxa"/>
          </w:tcPr>
          <w:p w14:paraId="700A8C5F" w14:textId="77777777" w:rsidR="0017312B" w:rsidRPr="0017312B" w:rsidRDefault="0017312B" w:rsidP="0017312B">
            <w:pPr>
              <w:spacing w:after="200" w:line="276" w:lineRule="auto"/>
              <w:cnfStyle w:val="000000010000" w:firstRow="0" w:lastRow="0" w:firstColumn="0" w:lastColumn="0" w:oddVBand="0" w:evenVBand="0" w:oddHBand="0" w:evenHBand="1"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Account/org events, scheduled changes</w:t>
            </w:r>
          </w:p>
        </w:tc>
      </w:tr>
      <w:tr w:rsidR="000C53AF" w:rsidRPr="0017312B" w14:paraId="3B914B68"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1249B" w14:textId="434A8EF4" w:rsidR="000C53AF" w:rsidRPr="0017312B" w:rsidRDefault="000C53AF" w:rsidP="0017312B">
            <w:pPr>
              <w:spacing w:after="200" w:line="276" w:lineRule="auto"/>
              <w:rPr>
                <w:rFonts w:eastAsia="MS Mincho" w:cs="Times New Roman"/>
                <w:szCs w:val="22"/>
              </w:rPr>
            </w:pPr>
            <w:r>
              <w:rPr>
                <w:rFonts w:eastAsia="MS Mincho" w:cs="Times New Roman"/>
                <w:szCs w:val="22"/>
              </w:rPr>
              <w:t>AWS Documentation MCP Server</w:t>
            </w:r>
          </w:p>
        </w:tc>
        <w:tc>
          <w:tcPr>
            <w:tcW w:w="2880" w:type="dxa"/>
          </w:tcPr>
          <w:p w14:paraId="0C1627C7" w14:textId="27F66C7D" w:rsidR="000C53AF" w:rsidRPr="0017312B" w:rsidRDefault="000C53AF"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Pr>
                <w:rFonts w:ascii="Calibri" w:eastAsia="MS Mincho" w:hAnsi="Calibri" w:cs="Times New Roman"/>
                <w:szCs w:val="22"/>
              </w:rPr>
              <w:t>Existing</w:t>
            </w:r>
          </w:p>
        </w:tc>
        <w:tc>
          <w:tcPr>
            <w:tcW w:w="2880" w:type="dxa"/>
          </w:tcPr>
          <w:p w14:paraId="4900B7A0" w14:textId="32CA8A76" w:rsidR="000C53AF" w:rsidRPr="0017312B" w:rsidRDefault="000C53AF"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Pr>
                <w:rFonts w:ascii="Calibri" w:eastAsia="MS Mincho" w:hAnsi="Calibri" w:cs="Times New Roman"/>
                <w:szCs w:val="22"/>
              </w:rPr>
              <w:t>For EOL Tracker</w:t>
            </w:r>
          </w:p>
        </w:tc>
      </w:tr>
    </w:tbl>
    <w:p w14:paraId="35370F31" w14:textId="77777777" w:rsidR="0017312B" w:rsidRPr="0017312B" w:rsidRDefault="0017312B" w:rsidP="0017312B">
      <w:pPr>
        <w:keepNext/>
        <w:keepLines/>
        <w:spacing w:before="200" w:after="0" w:line="276" w:lineRule="auto"/>
        <w:outlineLvl w:val="2"/>
        <w:rPr>
          <w:rFonts w:ascii="Calibri" w:eastAsia="MS Gothic" w:hAnsi="Calibri" w:cs="Times New Roman"/>
          <w:b/>
          <w:bCs/>
          <w:color w:val="4F81BD"/>
          <w:szCs w:val="22"/>
        </w:rPr>
      </w:pPr>
      <w:r w:rsidRPr="0017312B">
        <w:rPr>
          <w:rFonts w:ascii="Calibri" w:eastAsia="MS Gothic" w:hAnsi="Calibri" w:cs="Times New Roman"/>
          <w:b/>
          <w:bCs/>
          <w:color w:val="4F81BD"/>
          <w:szCs w:val="22"/>
        </w:rPr>
        <w:t>Prepared Prompt Template Library (Customer Starting Point)</w:t>
      </w:r>
    </w:p>
    <w:tbl>
      <w:tblPr>
        <w:tblStyle w:val="LightGrid-Accent11"/>
        <w:tblW w:w="0" w:type="auto"/>
        <w:tblLook w:val="04A0" w:firstRow="1" w:lastRow="0" w:firstColumn="1" w:lastColumn="0" w:noHBand="0" w:noVBand="1"/>
      </w:tblPr>
      <w:tblGrid>
        <w:gridCol w:w="2880"/>
        <w:gridCol w:w="2880"/>
        <w:gridCol w:w="2880"/>
      </w:tblGrid>
      <w:tr w:rsidR="0017312B" w:rsidRPr="0017312B" w14:paraId="0B8D4905" w14:textId="77777777" w:rsidTr="00CB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4E8F4A"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Category</w:t>
            </w:r>
          </w:p>
        </w:tc>
        <w:tc>
          <w:tcPr>
            <w:tcW w:w="2880" w:type="dxa"/>
          </w:tcPr>
          <w:p w14:paraId="0CDBBE1C" w14:textId="77777777" w:rsidR="0017312B" w:rsidRPr="0017312B" w:rsidRDefault="0017312B" w:rsidP="0017312B">
            <w:pPr>
              <w:spacing w:after="200" w:line="276" w:lineRule="auto"/>
              <w:cnfStyle w:val="100000000000" w:firstRow="1" w:lastRow="0" w:firstColumn="0" w:lastColumn="0" w:oddVBand="0" w:evenVBand="0" w:oddHBand="0" w:evenHBand="0" w:firstRowFirstColumn="0" w:firstRowLastColumn="0" w:lastRowFirstColumn="0" w:lastRowLastColumn="0"/>
              <w:rPr>
                <w:rFonts w:eastAsia="MS Mincho" w:cs="Times New Roman"/>
                <w:szCs w:val="22"/>
              </w:rPr>
            </w:pPr>
            <w:r w:rsidRPr="0017312B">
              <w:rPr>
                <w:rFonts w:eastAsia="MS Mincho" w:cs="Times New Roman"/>
                <w:szCs w:val="22"/>
              </w:rPr>
              <w:t>Example Prompts</w:t>
            </w:r>
          </w:p>
        </w:tc>
        <w:tc>
          <w:tcPr>
            <w:tcW w:w="2880" w:type="dxa"/>
          </w:tcPr>
          <w:p w14:paraId="651902CC" w14:textId="77777777" w:rsidR="0017312B" w:rsidRPr="0017312B" w:rsidRDefault="0017312B" w:rsidP="0017312B">
            <w:pPr>
              <w:spacing w:after="200" w:line="276" w:lineRule="auto"/>
              <w:cnfStyle w:val="100000000000" w:firstRow="1" w:lastRow="0" w:firstColumn="0" w:lastColumn="0" w:oddVBand="0" w:evenVBand="0" w:oddHBand="0" w:evenHBand="0" w:firstRowFirstColumn="0" w:firstRowLastColumn="0" w:lastRowFirstColumn="0" w:lastRowLastColumn="0"/>
              <w:rPr>
                <w:rFonts w:eastAsia="MS Mincho" w:cs="Times New Roman"/>
                <w:szCs w:val="22"/>
              </w:rPr>
            </w:pPr>
            <w:r w:rsidRPr="0017312B">
              <w:rPr>
                <w:rFonts w:eastAsia="MS Mincho" w:cs="Times New Roman"/>
                <w:szCs w:val="22"/>
              </w:rPr>
              <w:t>Learning Progression</w:t>
            </w:r>
          </w:p>
        </w:tc>
      </w:tr>
      <w:tr w:rsidR="0017312B" w:rsidRPr="0017312B" w14:paraId="76BEC7C6"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6F06D"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Health Event Reporting</w:t>
            </w:r>
          </w:p>
        </w:tc>
        <w:tc>
          <w:tcPr>
            <w:tcW w:w="2880" w:type="dxa"/>
          </w:tcPr>
          <w:p w14:paraId="44B2547F" w14:textId="77777777" w:rsidR="0017312B" w:rsidRPr="0017312B" w:rsidRDefault="0017312B"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"Summarize Health events this week"</w:t>
            </w:r>
          </w:p>
        </w:tc>
        <w:tc>
          <w:tcPr>
            <w:tcW w:w="2880" w:type="dxa"/>
          </w:tcPr>
          <w:p w14:paraId="0860703F" w14:textId="77777777" w:rsidR="0017312B" w:rsidRPr="0017312B" w:rsidRDefault="0017312B"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Basic → "Correlate with support cases"</w:t>
            </w:r>
          </w:p>
        </w:tc>
      </w:tr>
      <w:tr w:rsidR="0017312B" w:rsidRPr="0017312B" w14:paraId="4EB0976A"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2DB30"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Trusted Advisor Analysis</w:t>
            </w:r>
          </w:p>
        </w:tc>
        <w:tc>
          <w:tcPr>
            <w:tcW w:w="2880" w:type="dxa"/>
          </w:tcPr>
          <w:p w14:paraId="589F7569" w14:textId="77777777" w:rsidR="0017312B" w:rsidRPr="0017312B" w:rsidRDefault="0017312B" w:rsidP="0017312B">
            <w:pPr>
              <w:spacing w:after="200" w:line="276" w:lineRule="auto"/>
              <w:cnfStyle w:val="000000010000" w:firstRow="0" w:lastRow="0" w:firstColumn="0" w:lastColumn="0" w:oddVBand="0" w:evenVBand="0" w:oddHBand="0" w:evenHBand="1"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"List critical security findings"</w:t>
            </w:r>
          </w:p>
        </w:tc>
        <w:tc>
          <w:tcPr>
            <w:tcW w:w="2880" w:type="dxa"/>
          </w:tcPr>
          <w:p w14:paraId="78682717" w14:textId="77777777" w:rsidR="0017312B" w:rsidRPr="0017312B" w:rsidRDefault="0017312B" w:rsidP="0017312B">
            <w:pPr>
              <w:spacing w:after="200" w:line="276" w:lineRule="auto"/>
              <w:cnfStyle w:val="000000010000" w:firstRow="0" w:lastRow="0" w:firstColumn="0" w:lastColumn="0" w:oddVBand="0" w:evenVBand="0" w:oddHBand="0" w:evenHBand="1"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Basic → "Trend analysis over 90 days"</w:t>
            </w:r>
          </w:p>
        </w:tc>
      </w:tr>
      <w:tr w:rsidR="0017312B" w:rsidRPr="0017312B" w14:paraId="3310CD64"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D934C"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Support Case Insights</w:t>
            </w:r>
          </w:p>
        </w:tc>
        <w:tc>
          <w:tcPr>
            <w:tcW w:w="2880" w:type="dxa"/>
          </w:tcPr>
          <w:p w14:paraId="08F8C9FE" w14:textId="77777777" w:rsidR="0017312B" w:rsidRPr="0017312B" w:rsidRDefault="0017312B"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"Find similar cases to this issue"</w:t>
            </w:r>
          </w:p>
        </w:tc>
        <w:tc>
          <w:tcPr>
            <w:tcW w:w="2880" w:type="dxa"/>
          </w:tcPr>
          <w:p w14:paraId="4B69C0A8" w14:textId="77777777" w:rsidR="0017312B" w:rsidRPr="0017312B" w:rsidRDefault="0017312B" w:rsidP="0017312B">
            <w:pPr>
              <w:spacing w:after="200" w:line="276" w:lineRule="auto"/>
              <w:cnfStyle w:val="000000100000" w:firstRow="0" w:lastRow="0" w:firstColumn="0" w:lastColumn="0" w:oddVBand="0" w:evenVBand="0" w:oddHBand="1" w:evenHBand="0"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Basic → "Pattern analysis across categories"</w:t>
            </w:r>
          </w:p>
        </w:tc>
      </w:tr>
      <w:tr w:rsidR="0017312B" w:rsidRPr="0017312B" w14:paraId="051394DD"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43F6F" w14:textId="77777777" w:rsidR="0017312B" w:rsidRPr="0017312B" w:rsidRDefault="0017312B" w:rsidP="0017312B">
            <w:pPr>
              <w:spacing w:after="200" w:line="276" w:lineRule="auto"/>
              <w:rPr>
                <w:rFonts w:eastAsia="MS Mincho" w:cs="Times New Roman"/>
                <w:szCs w:val="22"/>
              </w:rPr>
            </w:pPr>
            <w:r w:rsidRPr="0017312B">
              <w:rPr>
                <w:rFonts w:eastAsia="MS Mincho" w:cs="Times New Roman"/>
                <w:szCs w:val="22"/>
              </w:rPr>
              <w:t>Cost Optimization</w:t>
            </w:r>
          </w:p>
        </w:tc>
        <w:tc>
          <w:tcPr>
            <w:tcW w:w="2880" w:type="dxa"/>
          </w:tcPr>
          <w:p w14:paraId="06225175" w14:textId="77777777" w:rsidR="0017312B" w:rsidRPr="0017312B" w:rsidRDefault="0017312B" w:rsidP="0017312B">
            <w:pPr>
              <w:spacing w:after="200" w:line="276" w:lineRule="auto"/>
              <w:cnfStyle w:val="000000010000" w:firstRow="0" w:lastRow="0" w:firstColumn="0" w:lastColumn="0" w:oddVBand="0" w:evenVBand="0" w:oddHBand="0" w:evenHBand="1"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"Top 10 savings opportunities"</w:t>
            </w:r>
          </w:p>
        </w:tc>
        <w:tc>
          <w:tcPr>
            <w:tcW w:w="2880" w:type="dxa"/>
          </w:tcPr>
          <w:p w14:paraId="6D9B9798" w14:textId="77777777" w:rsidR="0017312B" w:rsidRPr="0017312B" w:rsidRDefault="0017312B" w:rsidP="0017312B">
            <w:pPr>
              <w:spacing w:after="200" w:line="276" w:lineRule="auto"/>
              <w:cnfStyle w:val="000000010000" w:firstRow="0" w:lastRow="0" w:firstColumn="0" w:lastColumn="0" w:oddVBand="0" w:evenVBand="0" w:oddHBand="0" w:evenHBand="1" w:firstRowFirstColumn="0" w:firstRowLastColumn="0" w:lastRowFirstColumn="0" w:lastRowLastColumn="0"/>
              <w:rPr>
                <w:rFonts w:ascii="Calibri" w:eastAsia="MS Mincho" w:hAnsi="Calibri" w:cs="Times New Roman"/>
                <w:szCs w:val="22"/>
              </w:rPr>
            </w:pPr>
            <w:r w:rsidRPr="0017312B">
              <w:rPr>
                <w:rFonts w:ascii="Calibri" w:eastAsia="MS Mincho" w:hAnsi="Calibri" w:cs="Times New Roman"/>
                <w:szCs w:val="22"/>
              </w:rPr>
              <w:t>Basic → "ROI projection with implementation effort"</w:t>
            </w:r>
          </w:p>
        </w:tc>
      </w:tr>
      <w:bookmarkEnd w:id="6"/>
    </w:tbl>
    <w:p w14:paraId="233005D3" w14:textId="77777777" w:rsidR="0099405D" w:rsidRDefault="0099405D" w:rsidP="006B1ED4">
      <w:pPr>
        <w:rPr>
          <w:szCs w:val="22"/>
        </w:rPr>
      </w:pPr>
    </w:p>
    <w:p w14:paraId="5DD4348F" w14:textId="2FCE2B10" w:rsidR="006B1ED4" w:rsidRPr="008F72D0" w:rsidRDefault="006B1ED4" w:rsidP="006B1ED4">
      <w:pPr>
        <w:pStyle w:val="Heading2"/>
      </w:pPr>
      <w:r w:rsidRPr="008F72D0">
        <w:t xml:space="preserve">Appendix B: </w:t>
      </w:r>
      <w:r w:rsidR="00C3688A" w:rsidRPr="00C3688A">
        <w:rPr>
          <w:bCs/>
        </w:rPr>
        <w:t>TAM Enablement Approach</w:t>
      </w:r>
    </w:p>
    <w:p w14:paraId="48C723C7" w14:textId="77777777" w:rsidR="00763E8F" w:rsidRDefault="00763E8F" w:rsidP="00763E8F">
      <w:r>
        <w:t>TAM Role: Demonstrate capabilities, enable customer adoption, support initial deployment</w:t>
      </w:r>
    </w:p>
    <w:p w14:paraId="1AB47558" w14:textId="77777777" w:rsidR="00763E8F" w:rsidRDefault="00763E8F" w:rsidP="00763E8F">
      <w:r>
        <w:t>Customer Role: Deploy solution, use for daily operations, learn GenAI, extend for custom needs</w:t>
      </w:r>
    </w:p>
    <w:p w14:paraId="1806619A" w14:textId="77777777" w:rsidR="00763E8F" w:rsidRDefault="00763E8F" w:rsidP="00763E8F">
      <w:pPr>
        <w:pStyle w:val="Heading3"/>
      </w:pPr>
      <w:r>
        <w:t>Enablement Components</w:t>
      </w:r>
    </w:p>
    <w:p w14:paraId="47DB0000" w14:textId="77777777" w:rsidR="00763E8F" w:rsidRDefault="00763E8F" w:rsidP="00763E8F">
      <w:pPr>
        <w:pStyle w:val="ListNumber"/>
        <w:numPr>
          <w:ilvl w:val="0"/>
          <w:numId w:val="17"/>
        </w:numPr>
      </w:pPr>
      <w:r>
        <w:t>GenAI Foundation (TAM Prerequisite): L100 and L200 GenAI accreditation; Understanding of operational services (Trusted Advisor, Health, Cost Management)</w:t>
      </w:r>
    </w:p>
    <w:p w14:paraId="379BDC8A" w14:textId="77777777" w:rsidR="00763E8F" w:rsidRDefault="00763E8F" w:rsidP="00763E8F">
      <w:pPr>
        <w:pStyle w:val="ListNumber"/>
        <w:numPr>
          <w:ilvl w:val="0"/>
          <w:numId w:val="17"/>
        </w:numPr>
      </w:pPr>
      <w:r>
        <w:t xml:space="preserve">Demo Training via Growth Days: Live demo showcases during monthly Growth Days; Focus </w:t>
      </w:r>
      <w:proofErr w:type="gramStart"/>
      <w:r>
        <w:t>on:</w:t>
      </w:r>
      <w:proofErr w:type="gramEnd"/>
      <w:r>
        <w:t xml:space="preserve"> demonstration flow, customer value messaging, deployment support guidance; Practice handling questions about customer deployment and GenAI learning benefits</w:t>
      </w:r>
    </w:p>
    <w:p w14:paraId="71685A1E" w14:textId="77777777" w:rsidR="00763E8F" w:rsidRDefault="00763E8F" w:rsidP="00763E8F">
      <w:pPr>
        <w:pStyle w:val="ListNumber"/>
        <w:numPr>
          <w:ilvl w:val="0"/>
          <w:numId w:val="17"/>
        </w:numPr>
      </w:pPr>
      <w:r>
        <w:t>Customer Deployment Support: TAMs prepared to assist with initial customer deployments; Troubleshooting guide for common deployment issues; Escalation path for complex IAM/organization configurations</w:t>
      </w:r>
    </w:p>
    <w:p w14:paraId="60AED73A" w14:textId="701AA960" w:rsidR="006B1ED4" w:rsidRPr="008F72D0" w:rsidRDefault="00763E8F" w:rsidP="00763E8F">
      <w:r>
        <w:t>Ongoing Support: Office hours for TAM questions; Slack channel for sharing customer success stories and deployment patterns; Monthly review of customer feedback and usage patterns</w:t>
      </w:r>
    </w:p>
    <w:p w14:paraId="60E3AA98" w14:textId="53FB778D" w:rsidR="00C92A92" w:rsidRDefault="00C92A92" w:rsidP="00C92A92">
      <w:pPr>
        <w:pStyle w:val="Heading2"/>
      </w:pPr>
      <w:r w:rsidRPr="008F72D0">
        <w:t xml:space="preserve">Appendix </w:t>
      </w:r>
      <w:r>
        <w:t>C</w:t>
      </w:r>
      <w:r w:rsidRPr="008F72D0">
        <w:t xml:space="preserve">: </w:t>
      </w:r>
      <w:r w:rsidR="00BE56E1" w:rsidRPr="00BE56E1">
        <w:rPr>
          <w:bCs/>
        </w:rPr>
        <w:t>Success Metrics and Targets</w:t>
      </w:r>
      <w:r w:rsidR="00BE56E1">
        <w:rPr>
          <w:bCs/>
        </w:rPr>
        <w:t xml:space="preserve"> </w:t>
      </w:r>
    </w:p>
    <w:p w14:paraId="7B7E52BE" w14:textId="77777777" w:rsidR="00AA0078" w:rsidRDefault="00AA0078" w:rsidP="00AA0078">
      <w:pPr>
        <w:pStyle w:val="Heading3"/>
      </w:pPr>
      <w:r>
        <w:t>Year 1 Targets</w:t>
      </w:r>
    </w:p>
    <w:p w14:paraId="38392C13" w14:textId="77777777" w:rsidR="00AA0078" w:rsidRDefault="00AA0078" w:rsidP="00AA0078">
      <w:pPr>
        <w:pStyle w:val="ListBullet"/>
      </w:pPr>
      <w:r>
        <w:t>Deliver 150+ customer demos tracked via TAM Engagement Dashboard</w:t>
      </w:r>
    </w:p>
    <w:p w14:paraId="045CA1DC" w14:textId="77777777" w:rsidR="00AA0078" w:rsidRDefault="00AA0078" w:rsidP="00AA0078">
      <w:pPr>
        <w:pStyle w:val="ListBullet"/>
      </w:pPr>
      <w:r>
        <w:t>Achieve 60+ customer deployments (40% conversion from demo to deployment)</w:t>
      </w:r>
    </w:p>
    <w:p w14:paraId="70BA16F0" w14:textId="77777777" w:rsidR="00AA0078" w:rsidRDefault="00AA0078" w:rsidP="00AA0078">
      <w:pPr>
        <w:pStyle w:val="ListBullet"/>
      </w:pPr>
      <w:r>
        <w:t>Track 1,000+ daily active queries across deployed customer instances</w:t>
      </w:r>
    </w:p>
    <w:p w14:paraId="2E0EE0DC" w14:textId="77777777" w:rsidR="00AA0078" w:rsidRDefault="00AA0078" w:rsidP="00AA0078">
      <w:pPr>
        <w:pStyle w:val="ListBullet"/>
      </w:pPr>
      <w:r>
        <w:t>Monitor 100+ custom prompt templates created by customers (indicates learning progression)</w:t>
      </w:r>
    </w:p>
    <w:p w14:paraId="0BD53284" w14:textId="77777777" w:rsidR="00AA0078" w:rsidRDefault="00AA0078" w:rsidP="00AA0078">
      <w:pPr>
        <w:pStyle w:val="ListBullet"/>
      </w:pPr>
      <w:r>
        <w:t>Achieve 4.2+ customer satisfaction score from deployment surveys</w:t>
      </w:r>
    </w:p>
    <w:p w14:paraId="0CFF9639" w14:textId="77777777" w:rsidR="00AA0078" w:rsidRDefault="00AA0078" w:rsidP="00AA0078">
      <w:pPr>
        <w:pStyle w:val="ListBullet"/>
      </w:pPr>
      <w:r>
        <w:t>Track 20+ customers who expand to other GenAI solutions after Analytics Assistant adoption</w:t>
      </w:r>
    </w:p>
    <w:p w14:paraId="4432B8E3" w14:textId="77777777" w:rsidR="00AA0078" w:rsidRDefault="00AA0078" w:rsidP="00AA0078">
      <w:pPr>
        <w:pStyle w:val="Heading3"/>
      </w:pPr>
      <w:r>
        <w:t>Leading Indicators</w:t>
      </w:r>
    </w:p>
    <w:p w14:paraId="68EBAE6F" w14:textId="77777777" w:rsidR="00AA0078" w:rsidRDefault="00AA0078" w:rsidP="00AA0078">
      <w:pPr>
        <w:pStyle w:val="ListBullet"/>
      </w:pPr>
      <w:r>
        <w:t>Demo-to-deployment conversion rate</w:t>
      </w:r>
    </w:p>
    <w:p w14:paraId="348FCD97" w14:textId="77777777" w:rsidR="00AA0078" w:rsidRDefault="00AA0078" w:rsidP="00AA0078">
      <w:pPr>
        <w:pStyle w:val="ListBullet"/>
      </w:pPr>
      <w:r>
        <w:t>Time from demo to first customer query</w:t>
      </w:r>
    </w:p>
    <w:p w14:paraId="0BCED79A" w14:textId="77777777" w:rsidR="00AA0078" w:rsidRDefault="00AA0078" w:rsidP="00AA0078">
      <w:pPr>
        <w:pStyle w:val="ListBullet"/>
      </w:pPr>
      <w:r>
        <w:t>Query volume growth per deployed instance</w:t>
      </w:r>
    </w:p>
    <w:p w14:paraId="1931D5D6" w14:textId="77777777" w:rsidR="00AA0078" w:rsidRDefault="00AA0078" w:rsidP="00AA0078">
      <w:pPr>
        <w:pStyle w:val="ListBullet"/>
      </w:pPr>
      <w:r>
        <w:t>Custom template creation rate</w:t>
      </w:r>
    </w:p>
    <w:p w14:paraId="27E530A2" w14:textId="77777777" w:rsidR="00AA0078" w:rsidRDefault="00AA0078" w:rsidP="00AA0078">
      <w:pPr>
        <w:pStyle w:val="ListBullet"/>
      </w:pPr>
      <w:r>
        <w:t>MCP extension development by customers</w:t>
      </w:r>
    </w:p>
    <w:p w14:paraId="652F947F" w14:textId="1EEFA5AC" w:rsidR="00375EB6" w:rsidRPr="00375EB6" w:rsidRDefault="00375EB6" w:rsidP="00375EB6">
      <w:pPr>
        <w:pStyle w:val="Heading2"/>
      </w:pPr>
      <w:r w:rsidRPr="00375EB6">
        <w:t xml:space="preserve">Appendix </w:t>
      </w:r>
      <w:r>
        <w:t>D</w:t>
      </w:r>
      <w:r w:rsidRPr="00375EB6">
        <w:t xml:space="preserve">: </w:t>
      </w:r>
      <w:r w:rsidR="00A86565">
        <w:t>Customer Deployment Guide Summary</w:t>
      </w:r>
    </w:p>
    <w:p w14:paraId="4C220ECA" w14:textId="77777777" w:rsidR="001C2CFF" w:rsidRDefault="001C2CFF" w:rsidP="001C2CFF">
      <w:pPr>
        <w:pStyle w:val="Heading3"/>
      </w:pPr>
      <w:r>
        <w:t>Prerequisites</w:t>
      </w:r>
    </w:p>
    <w:p w14:paraId="519E49C0" w14:textId="77777777" w:rsidR="001C2CFF" w:rsidRDefault="001C2CFF" w:rsidP="001C2CFF">
      <w:pPr>
        <w:pStyle w:val="ListBullet"/>
      </w:pPr>
      <w:r>
        <w:t>AWS account with Bedrock access enabled</w:t>
      </w:r>
    </w:p>
    <w:p w14:paraId="408039F2" w14:textId="77777777" w:rsidR="001C2CFF" w:rsidRDefault="001C2CFF" w:rsidP="001C2CFF">
      <w:pPr>
        <w:pStyle w:val="ListBullet"/>
      </w:pPr>
      <w:r>
        <w:t>IAM permissions for Trusted Advisor, Health, Support, Cost Management APIs</w:t>
      </w:r>
    </w:p>
    <w:p w14:paraId="123BC1AC" w14:textId="77777777" w:rsidR="001C2CFF" w:rsidRDefault="001C2CFF" w:rsidP="001C2CFF">
      <w:pPr>
        <w:pStyle w:val="ListBullet"/>
      </w:pPr>
      <w:r>
        <w:t>(Optional) AWS Organizations access for multi-account queries</w:t>
      </w:r>
    </w:p>
    <w:p w14:paraId="1981A546" w14:textId="77777777" w:rsidR="001C2CFF" w:rsidRDefault="001C2CFF" w:rsidP="001C2CFF">
      <w:pPr>
        <w:pStyle w:val="Heading3"/>
      </w:pPr>
      <w:r>
        <w:t>Deployment Steps</w:t>
      </w:r>
    </w:p>
    <w:p w14:paraId="1DAE3457" w14:textId="77777777" w:rsidR="001C2CFF" w:rsidRDefault="001C2CFF" w:rsidP="001C2CFF">
      <w:pPr>
        <w:pStyle w:val="ListNumber"/>
        <w:tabs>
          <w:tab w:val="num" w:pos="360"/>
        </w:tabs>
        <w:ind w:left="360" w:hanging="360"/>
      </w:pPr>
      <w:r>
        <w:t>Clone repository from GitHub</w:t>
      </w:r>
    </w:p>
    <w:p w14:paraId="3F1AB324" w14:textId="77777777" w:rsidR="001C2CFF" w:rsidRDefault="001C2CFF" w:rsidP="001C2CFF">
      <w:pPr>
        <w:pStyle w:val="ListNumber"/>
        <w:tabs>
          <w:tab w:val="num" w:pos="360"/>
        </w:tabs>
        <w:ind w:left="360" w:hanging="360"/>
      </w:pPr>
      <w:r>
        <w:t>Configure environment variables (account IDs, regions, model preferences)</w:t>
      </w:r>
    </w:p>
    <w:p w14:paraId="7E573521" w14:textId="77777777" w:rsidR="001C2CFF" w:rsidRDefault="001C2CFF" w:rsidP="001C2CFF">
      <w:pPr>
        <w:pStyle w:val="ListNumber"/>
        <w:tabs>
          <w:tab w:val="num" w:pos="360"/>
        </w:tabs>
        <w:ind w:left="360" w:hanging="360"/>
      </w:pPr>
      <w:r>
        <w:t>Deploy MCP servers via CloudFormation/CDK</w:t>
      </w:r>
    </w:p>
    <w:p w14:paraId="729E3702" w14:textId="77777777" w:rsidR="001C2CFF" w:rsidRDefault="001C2CFF" w:rsidP="001C2CFF">
      <w:pPr>
        <w:pStyle w:val="ListNumber"/>
        <w:tabs>
          <w:tab w:val="num" w:pos="360"/>
        </w:tabs>
        <w:ind w:left="360" w:hanging="360"/>
      </w:pPr>
      <w:r>
        <w:t>Configure IAM roles and permissions</w:t>
      </w:r>
    </w:p>
    <w:p w14:paraId="3AB14A07" w14:textId="77777777" w:rsidR="001C2CFF" w:rsidRDefault="001C2CFF" w:rsidP="001C2CFF">
      <w:pPr>
        <w:pStyle w:val="ListNumber"/>
        <w:tabs>
          <w:tab w:val="num" w:pos="360"/>
        </w:tabs>
        <w:ind w:left="360" w:hanging="360"/>
      </w:pPr>
      <w:r>
        <w:t xml:space="preserve">Deploy </w:t>
      </w:r>
      <w:proofErr w:type="spellStart"/>
      <w:r>
        <w:t>AgentCore</w:t>
      </w:r>
      <w:proofErr w:type="spellEnd"/>
      <w:r>
        <w:t xml:space="preserve"> orchestration layer</w:t>
      </w:r>
    </w:p>
    <w:p w14:paraId="3E71C396" w14:textId="77777777" w:rsidR="001C2CFF" w:rsidRDefault="001C2CFF" w:rsidP="001C2CFF">
      <w:pPr>
        <w:pStyle w:val="ListNumber"/>
        <w:tabs>
          <w:tab w:val="num" w:pos="360"/>
        </w:tabs>
        <w:ind w:left="360" w:hanging="360"/>
      </w:pPr>
      <w:r>
        <w:t>(Optional) Configure knowledge export integrations</w:t>
      </w:r>
    </w:p>
    <w:p w14:paraId="2D69318D" w14:textId="77777777" w:rsidR="001C2CFF" w:rsidRDefault="001C2CFF" w:rsidP="001C2CFF">
      <w:pPr>
        <w:pStyle w:val="ListNumber"/>
        <w:tabs>
          <w:tab w:val="num" w:pos="360"/>
        </w:tabs>
        <w:ind w:left="360" w:hanging="360"/>
      </w:pPr>
      <w:r>
        <w:t>Run validation queries with prepared templates</w:t>
      </w:r>
    </w:p>
    <w:p w14:paraId="379EC2D1" w14:textId="77777777" w:rsidR="001C2CFF" w:rsidRDefault="001C2CFF" w:rsidP="001C2CFF">
      <w:pPr>
        <w:pStyle w:val="Heading3"/>
      </w:pPr>
      <w:r>
        <w:t>Post-Deployment</w:t>
      </w:r>
    </w:p>
    <w:p w14:paraId="60A4A889" w14:textId="77777777" w:rsidR="001C2CFF" w:rsidRDefault="001C2CFF" w:rsidP="001C2CFF">
      <w:pPr>
        <w:pStyle w:val="ListBullet"/>
      </w:pPr>
      <w:r>
        <w:t>Start with prepared prompt templates</w:t>
      </w:r>
    </w:p>
    <w:p w14:paraId="27E27D17" w14:textId="77777777" w:rsidR="001C2CFF" w:rsidRDefault="001C2CFF" w:rsidP="001C2CFF">
      <w:pPr>
        <w:pStyle w:val="ListBullet"/>
      </w:pPr>
      <w:r>
        <w:t>Create custom templates for your workflows</w:t>
      </w:r>
    </w:p>
    <w:p w14:paraId="36E5B5B8" w14:textId="77777777" w:rsidR="001C2CFF" w:rsidRDefault="001C2CFF" w:rsidP="001C2CFF">
      <w:pPr>
        <w:pStyle w:val="ListBullet"/>
      </w:pPr>
      <w:r>
        <w:t>Share successful patterns with your team</w:t>
      </w:r>
    </w:p>
    <w:p w14:paraId="25792FEF" w14:textId="77777777" w:rsidR="001C2CFF" w:rsidRDefault="001C2CFF" w:rsidP="001C2CFF">
      <w:pPr>
        <w:pStyle w:val="ListBullet"/>
      </w:pPr>
      <w:r>
        <w:t>Consider extending with additional MCP integrations</w:t>
      </w:r>
    </w:p>
    <w:p w14:paraId="4150DF9E" w14:textId="09DFE2BB" w:rsidR="00A315CD" w:rsidRPr="00A315CD" w:rsidRDefault="00A315CD" w:rsidP="00A315CD">
      <w:pPr>
        <w:rPr>
          <w:b/>
          <w:bCs/>
        </w:rPr>
      </w:pPr>
      <w:r w:rsidRPr="441A899D">
        <w:rPr>
          <w:b/>
          <w:bCs/>
        </w:rPr>
        <w:t xml:space="preserve">Appendix E: </w:t>
      </w:r>
      <w:r w:rsidR="0028458F" w:rsidRPr="0028458F">
        <w:rPr>
          <w:rFonts w:cs="Times New Roman"/>
          <w:b/>
          <w:bCs/>
        </w:rPr>
        <w:t>Solut</w:t>
      </w:r>
      <w:r w:rsidR="0028458F">
        <w:rPr>
          <w:rFonts w:cs="Times New Roman"/>
          <w:b/>
          <w:bCs/>
        </w:rPr>
        <w:t>ion Architecture</w:t>
      </w:r>
    </w:p>
    <w:p w14:paraId="3F941A58" w14:textId="77777777" w:rsidR="000A39C9" w:rsidRDefault="000A39C9" w:rsidP="000A39C9">
      <w:pPr>
        <w:pStyle w:val="Heading3"/>
      </w:pPr>
      <w:r>
        <w:t>Architecture Overview</w:t>
      </w:r>
    </w:p>
    <w:p w14:paraId="2FC371C5" w14:textId="11B65604" w:rsidR="000A39C9" w:rsidRDefault="000A39C9" w:rsidP="000A39C9">
      <w:r>
        <w:t xml:space="preserve">GenAI </w:t>
      </w:r>
      <w:r w:rsidR="00F44973">
        <w:t xml:space="preserve">Operations </w:t>
      </w:r>
      <w:r>
        <w:t xml:space="preserve">Analytics </w:t>
      </w:r>
      <w:r w:rsidR="00F44973">
        <w:t>Tool</w:t>
      </w:r>
      <w:r>
        <w:t xml:space="preserve"> is built on a modular, multi-agent architecture powered by Amazon Bedrock </w:t>
      </w:r>
      <w:proofErr w:type="spellStart"/>
      <w:r>
        <w:t>AgentCore</w:t>
      </w:r>
      <w:proofErr w:type="spellEnd"/>
      <w:r>
        <w:t>. This design enables flexible deployment options—customers can deploy individual modules for specific use cases or the complete solution for unified operational intelligence. The solution includes a ready-to-deploy chatbot frontend that provides an intuitive conversational interface for operational teams.</w:t>
      </w:r>
    </w:p>
    <w:p w14:paraId="0BECCFC2" w14:textId="4718F725" w:rsidR="003544F5" w:rsidRDefault="003544F5" w:rsidP="000A39C9">
      <w:r>
        <w:t xml:space="preserve">It will be possible to use the output </w:t>
      </w:r>
      <w:r w:rsidR="0052456D">
        <w:t>as a context for the chatbot</w:t>
      </w:r>
      <w:r w:rsidR="009957DC">
        <w:t>, as knowledge base for guidance and best practices in Confluence</w:t>
      </w:r>
      <w:r w:rsidR="002C47AC">
        <w:t xml:space="preserve">, ServiceNow…, and as an input to build </w:t>
      </w:r>
      <w:proofErr w:type="spellStart"/>
      <w:r w:rsidR="002C47AC">
        <w:t>QuickSuite</w:t>
      </w:r>
      <w:proofErr w:type="spellEnd"/>
      <w:r w:rsidR="002C47AC">
        <w:t xml:space="preserve"> dashboards</w:t>
      </w:r>
      <w:r w:rsidR="004347AE">
        <w:t xml:space="preserve"> and graphs.</w:t>
      </w:r>
    </w:p>
    <w:p w14:paraId="23B669D0" w14:textId="646DAA62" w:rsidR="00264C8F" w:rsidRDefault="00264C8F" w:rsidP="000A39C9">
      <w:r>
        <w:t xml:space="preserve">Existing EOL Tracker solution will be integrated </w:t>
      </w:r>
      <w:proofErr w:type="gramStart"/>
      <w:r>
        <w:t>to</w:t>
      </w:r>
      <w:proofErr w:type="gramEnd"/>
      <w:r>
        <w:t xml:space="preserve"> the new solution (as an option)</w:t>
      </w:r>
    </w:p>
    <w:p w14:paraId="77F05733" w14:textId="77777777" w:rsidR="000A39C9" w:rsidRDefault="000A39C9" w:rsidP="000A39C9">
      <w:pPr>
        <w:pStyle w:val="Heading3"/>
      </w:pPr>
      <w:r>
        <w:t>Core Architecture Principles</w:t>
      </w:r>
    </w:p>
    <w:tbl>
      <w:tblPr>
        <w:tblStyle w:val="LightGrid-Accent1"/>
        <w:tblW w:w="0" w:type="auto"/>
        <w:tblLook w:val="04A0" w:firstRow="1" w:lastRow="0" w:firstColumn="1" w:lastColumn="0" w:noHBand="0" w:noVBand="1"/>
      </w:tblPr>
      <w:tblGrid>
        <w:gridCol w:w="4320"/>
        <w:gridCol w:w="4320"/>
      </w:tblGrid>
      <w:tr w:rsidR="000A39C9" w14:paraId="16EED01F" w14:textId="77777777" w:rsidTr="00CB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E280D" w14:textId="77777777" w:rsidR="000A39C9" w:rsidRDefault="000A39C9" w:rsidP="00CB7FDD">
            <w:r>
              <w:t>Principle</w:t>
            </w:r>
          </w:p>
        </w:tc>
        <w:tc>
          <w:tcPr>
            <w:tcW w:w="4320" w:type="dxa"/>
          </w:tcPr>
          <w:p w14:paraId="0363638D"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Description</w:t>
            </w:r>
          </w:p>
        </w:tc>
      </w:tr>
      <w:tr w:rsidR="000A39C9" w14:paraId="631A8A0F"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B2FC11" w14:textId="77777777" w:rsidR="000A39C9" w:rsidRDefault="000A39C9" w:rsidP="00CB7FDD">
            <w:r>
              <w:t>Modular Deployment</w:t>
            </w:r>
          </w:p>
        </w:tc>
        <w:tc>
          <w:tcPr>
            <w:tcW w:w="4320" w:type="dxa"/>
          </w:tcPr>
          <w:p w14:paraId="077D0AF8"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Each data source module (Cost Explorer, Support Cases, Trusted Advisor, etc.) can be deployed independently or together</w:t>
            </w:r>
          </w:p>
        </w:tc>
      </w:tr>
      <w:tr w:rsidR="000A39C9" w14:paraId="446DA5D7"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2F439C" w14:textId="77777777" w:rsidR="000A39C9" w:rsidRDefault="000A39C9" w:rsidP="00CB7FDD">
            <w:r>
              <w:t>Multi-Agent Orchestration</w:t>
            </w:r>
          </w:p>
        </w:tc>
        <w:tc>
          <w:tcPr>
            <w:tcW w:w="4320" w:type="dxa"/>
          </w:tcPr>
          <w:p w14:paraId="0C416934"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Central orchestration agent coordinates specialized sub-agents for each operational domain</w:t>
            </w:r>
          </w:p>
        </w:tc>
      </w:tr>
      <w:tr w:rsidR="000A39C9" w14:paraId="4F433320"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7FFA8E" w14:textId="77777777" w:rsidR="000A39C9" w:rsidRDefault="000A39C9" w:rsidP="00CB7FDD">
            <w:proofErr w:type="spellStart"/>
            <w:r>
              <w:t>AgentCore</w:t>
            </w:r>
            <w:proofErr w:type="spellEnd"/>
            <w:r>
              <w:t xml:space="preserve"> Foundation</w:t>
            </w:r>
          </w:p>
        </w:tc>
        <w:tc>
          <w:tcPr>
            <w:tcW w:w="4320" w:type="dxa"/>
          </w:tcPr>
          <w:p w14:paraId="71BBDE11"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 xml:space="preserve">Built entirely on Amazon Bedrock </w:t>
            </w:r>
            <w:proofErr w:type="spellStart"/>
            <w:r>
              <w:t>AgentCore</w:t>
            </w:r>
            <w:proofErr w:type="spellEnd"/>
            <w:r>
              <w:t xml:space="preserve"> for enterprise-grade agent management and scaling</w:t>
            </w:r>
          </w:p>
        </w:tc>
      </w:tr>
      <w:tr w:rsidR="000A39C9" w14:paraId="030D8B6B"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0D43B1" w14:textId="77777777" w:rsidR="000A39C9" w:rsidRDefault="000A39C9" w:rsidP="00CB7FDD">
            <w:r>
              <w:t>MCP-Native Integration</w:t>
            </w:r>
          </w:p>
        </w:tc>
        <w:tc>
          <w:tcPr>
            <w:tcW w:w="4320" w:type="dxa"/>
          </w:tcPr>
          <w:p w14:paraId="77EABACF"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Each sub-agent connects to AWS services via dedicated Model Context Protocol servers</w:t>
            </w:r>
          </w:p>
        </w:tc>
      </w:tr>
      <w:tr w:rsidR="000A39C9" w14:paraId="00330911"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AA30DC" w14:textId="77777777" w:rsidR="000A39C9" w:rsidRDefault="000A39C9" w:rsidP="00CB7FDD">
            <w:r>
              <w:t>Conversational Frontend</w:t>
            </w:r>
          </w:p>
        </w:tc>
        <w:tc>
          <w:tcPr>
            <w:tcW w:w="4320" w:type="dxa"/>
          </w:tcPr>
          <w:p w14:paraId="5121291C"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Pre-built chatbot UI enables immediate user interaction without custom development</w:t>
            </w:r>
          </w:p>
        </w:tc>
      </w:tr>
    </w:tbl>
    <w:p w14:paraId="40EF8840" w14:textId="77777777" w:rsidR="000A39C9" w:rsidRDefault="000A39C9" w:rsidP="000A39C9">
      <w:pPr>
        <w:pStyle w:val="Heading3"/>
      </w:pPr>
      <w:r>
        <w:t>Multi-Agent Architecture</w:t>
      </w:r>
    </w:p>
    <w:p w14:paraId="404AC622" w14:textId="77777777" w:rsidR="000A39C9" w:rsidRDefault="000A39C9" w:rsidP="000A39C9">
      <w:r>
        <w:t>The solution uses a hierarchical agent structure:</w:t>
      </w:r>
    </w:p>
    <w:p w14:paraId="0F9FE823" w14:textId="77777777" w:rsidR="000A39C9" w:rsidRDefault="000A39C9" w:rsidP="000A39C9">
      <w:r>
        <w:t>Orchestration Agent (</w:t>
      </w:r>
      <w:proofErr w:type="spellStart"/>
      <w:r>
        <w:t>AgentCore</w:t>
      </w:r>
      <w:proofErr w:type="spellEnd"/>
      <w:r>
        <w:t>):</w:t>
      </w:r>
    </w:p>
    <w:p w14:paraId="04993BC5" w14:textId="77777777" w:rsidR="000A39C9" w:rsidRDefault="000A39C9" w:rsidP="000A39C9">
      <w:pPr>
        <w:pStyle w:val="ListBullet"/>
      </w:pPr>
      <w:r>
        <w:t>Query understanding and intent classification</w:t>
      </w:r>
    </w:p>
    <w:p w14:paraId="059698C3" w14:textId="77777777" w:rsidR="000A39C9" w:rsidRDefault="000A39C9" w:rsidP="000A39C9">
      <w:pPr>
        <w:pStyle w:val="ListBullet"/>
      </w:pPr>
      <w:r>
        <w:t>Sub-agent selection and coordination</w:t>
      </w:r>
    </w:p>
    <w:p w14:paraId="7D6F1A0C" w14:textId="77777777" w:rsidR="000A39C9" w:rsidRDefault="000A39C9" w:rsidP="000A39C9">
      <w:pPr>
        <w:pStyle w:val="ListBullet"/>
      </w:pPr>
      <w:r>
        <w:t>Cross-domain correlation and synthesis</w:t>
      </w:r>
    </w:p>
    <w:p w14:paraId="2A473AD1" w14:textId="77777777" w:rsidR="000A39C9" w:rsidRDefault="000A39C9" w:rsidP="000A39C9">
      <w:pPr>
        <w:pStyle w:val="ListBullet"/>
      </w:pPr>
      <w:r>
        <w:t>Response aggregation and formatting</w:t>
      </w:r>
    </w:p>
    <w:p w14:paraId="09A83287" w14:textId="77777777" w:rsidR="000A39C9" w:rsidRDefault="000A39C9" w:rsidP="000A39C9">
      <w:pPr>
        <w:pStyle w:val="ListBullet"/>
      </w:pPr>
      <w:r>
        <w:t>Knowledge base integration</w:t>
      </w:r>
    </w:p>
    <w:p w14:paraId="56E33FD7" w14:textId="7510A059" w:rsidR="00AF7119" w:rsidRDefault="000A3DF4" w:rsidP="000A3DF4">
      <w:pPr>
        <w:pStyle w:val="ListBullet"/>
        <w:numPr>
          <w:ilvl w:val="0"/>
          <w:numId w:val="0"/>
        </w:numPr>
        <w:ind w:left="360" w:hanging="360"/>
      </w:pPr>
      <w:r w:rsidRPr="000A3DF4">
        <w:rPr>
          <w:noProof/>
        </w:rPr>
        <w:drawing>
          <wp:inline distT="0" distB="0" distL="0" distR="0" wp14:anchorId="2EAF613A" wp14:editId="70230438">
            <wp:extent cx="6400800" cy="5144770"/>
            <wp:effectExtent l="0" t="0" r="0" b="0"/>
            <wp:docPr id="25721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11235" name=""/>
                    <pic:cNvPicPr/>
                  </pic:nvPicPr>
                  <pic:blipFill>
                    <a:blip r:embed="rId12"/>
                    <a:stretch>
                      <a:fillRect/>
                    </a:stretch>
                  </pic:blipFill>
                  <pic:spPr>
                    <a:xfrm>
                      <a:off x="0" y="0"/>
                      <a:ext cx="6400800" cy="5144770"/>
                    </a:xfrm>
                    <a:prstGeom prst="rect">
                      <a:avLst/>
                    </a:prstGeom>
                  </pic:spPr>
                </pic:pic>
              </a:graphicData>
            </a:graphic>
          </wp:inline>
        </w:drawing>
      </w:r>
    </w:p>
    <w:p w14:paraId="14A72D47" w14:textId="77777777" w:rsidR="000A39C9" w:rsidRDefault="000A39C9" w:rsidP="000A39C9">
      <w:pPr>
        <w:pStyle w:val="Heading3"/>
      </w:pPr>
      <w:r>
        <w:t>Specialized Sub-Agents</w:t>
      </w:r>
    </w:p>
    <w:tbl>
      <w:tblPr>
        <w:tblStyle w:val="LightGrid-Accent1"/>
        <w:tblW w:w="0" w:type="auto"/>
        <w:tblLook w:val="04A0" w:firstRow="1" w:lastRow="0" w:firstColumn="1" w:lastColumn="0" w:noHBand="0" w:noVBand="1"/>
      </w:tblPr>
      <w:tblGrid>
        <w:gridCol w:w="2160"/>
        <w:gridCol w:w="2160"/>
        <w:gridCol w:w="2160"/>
        <w:gridCol w:w="2657"/>
      </w:tblGrid>
      <w:tr w:rsidR="000A39C9" w14:paraId="54A88CFF" w14:textId="77777777" w:rsidTr="00CB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80B42A" w14:textId="77777777" w:rsidR="000A39C9" w:rsidRDefault="000A39C9" w:rsidP="00CB7FDD">
            <w:r>
              <w:t>Sub-Agent</w:t>
            </w:r>
          </w:p>
        </w:tc>
        <w:tc>
          <w:tcPr>
            <w:tcW w:w="2160" w:type="dxa"/>
          </w:tcPr>
          <w:p w14:paraId="208C9204"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Model</w:t>
            </w:r>
          </w:p>
        </w:tc>
        <w:tc>
          <w:tcPr>
            <w:tcW w:w="2160" w:type="dxa"/>
          </w:tcPr>
          <w:p w14:paraId="4BCA6683"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MCP Server</w:t>
            </w:r>
          </w:p>
        </w:tc>
        <w:tc>
          <w:tcPr>
            <w:tcW w:w="2160" w:type="dxa"/>
          </w:tcPr>
          <w:p w14:paraId="2ECB9F3C"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Key Actions</w:t>
            </w:r>
          </w:p>
        </w:tc>
      </w:tr>
      <w:tr w:rsidR="000A39C9" w14:paraId="141F00C1"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36086C" w14:textId="77777777" w:rsidR="000A39C9" w:rsidRDefault="000A39C9" w:rsidP="00CB7FDD">
            <w:r>
              <w:t>Cost Agent</w:t>
            </w:r>
          </w:p>
        </w:tc>
        <w:tc>
          <w:tcPr>
            <w:tcW w:w="2160" w:type="dxa"/>
          </w:tcPr>
          <w:p w14:paraId="70EE05C0" w14:textId="37518817" w:rsidR="000A39C9" w:rsidRDefault="000A39C9" w:rsidP="00CB7FDD">
            <w:pPr>
              <w:cnfStyle w:val="000000100000" w:firstRow="0" w:lastRow="0" w:firstColumn="0" w:lastColumn="0" w:oddVBand="0" w:evenVBand="0" w:oddHBand="1" w:evenHBand="0" w:firstRowFirstColumn="0" w:firstRowLastColumn="0" w:lastRowFirstColumn="0" w:lastRowLastColumn="0"/>
            </w:pPr>
            <w:r>
              <w:t xml:space="preserve">Amazon Nova </w:t>
            </w:r>
          </w:p>
        </w:tc>
        <w:tc>
          <w:tcPr>
            <w:tcW w:w="2160" w:type="dxa"/>
          </w:tcPr>
          <w:p w14:paraId="765F93E1"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Cost Management MCP</w:t>
            </w:r>
          </w:p>
        </w:tc>
        <w:tc>
          <w:tcPr>
            <w:tcW w:w="2160" w:type="dxa"/>
          </w:tcPr>
          <w:p w14:paraId="4BB905C4"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proofErr w:type="spellStart"/>
            <w:r>
              <w:t>get_cost_and_usage</w:t>
            </w:r>
            <w:proofErr w:type="spellEnd"/>
            <w:r>
              <w:t xml:space="preserve">, </w:t>
            </w:r>
            <w:proofErr w:type="spellStart"/>
            <w:r>
              <w:t>get_cost_forecast</w:t>
            </w:r>
            <w:proofErr w:type="spellEnd"/>
            <w:r>
              <w:t xml:space="preserve">, </w:t>
            </w:r>
            <w:proofErr w:type="spellStart"/>
            <w:r>
              <w:t>list_recommendations</w:t>
            </w:r>
            <w:proofErr w:type="spellEnd"/>
          </w:p>
        </w:tc>
      </w:tr>
      <w:tr w:rsidR="000A39C9" w14:paraId="5669ECCA"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6CA9B5" w14:textId="77777777" w:rsidR="000A39C9" w:rsidRDefault="000A39C9" w:rsidP="00CB7FDD">
            <w:r>
              <w:t>Health Agent</w:t>
            </w:r>
          </w:p>
        </w:tc>
        <w:tc>
          <w:tcPr>
            <w:tcW w:w="2160" w:type="dxa"/>
          </w:tcPr>
          <w:p w14:paraId="57B74411" w14:textId="4DDEA3DC" w:rsidR="000A39C9" w:rsidRDefault="000A39C9" w:rsidP="00CB7FDD">
            <w:pPr>
              <w:cnfStyle w:val="000000010000" w:firstRow="0" w:lastRow="0" w:firstColumn="0" w:lastColumn="0" w:oddVBand="0" w:evenVBand="0" w:oddHBand="0" w:evenHBand="1" w:firstRowFirstColumn="0" w:firstRowLastColumn="0" w:lastRowFirstColumn="0" w:lastRowLastColumn="0"/>
            </w:pPr>
            <w:r>
              <w:t xml:space="preserve">Amazon Nova </w:t>
            </w:r>
          </w:p>
        </w:tc>
        <w:tc>
          <w:tcPr>
            <w:tcW w:w="2160" w:type="dxa"/>
          </w:tcPr>
          <w:p w14:paraId="2CBB2CAC"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Health API MCP (NEW)</w:t>
            </w:r>
          </w:p>
        </w:tc>
        <w:tc>
          <w:tcPr>
            <w:tcW w:w="2160" w:type="dxa"/>
          </w:tcPr>
          <w:p w14:paraId="23AD9CED"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proofErr w:type="spellStart"/>
            <w:r>
              <w:t>describe_events</w:t>
            </w:r>
            <w:proofErr w:type="spellEnd"/>
            <w:r>
              <w:t xml:space="preserve">, </w:t>
            </w:r>
            <w:proofErr w:type="spellStart"/>
            <w:r>
              <w:t>describe_affected_entities</w:t>
            </w:r>
            <w:proofErr w:type="spellEnd"/>
            <w:r>
              <w:t xml:space="preserve">, </w:t>
            </w:r>
            <w:proofErr w:type="spellStart"/>
            <w:r>
              <w:t>describe_event_details</w:t>
            </w:r>
            <w:proofErr w:type="spellEnd"/>
          </w:p>
        </w:tc>
      </w:tr>
      <w:tr w:rsidR="000A39C9" w14:paraId="6A8FC90C"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ADE02B" w14:textId="77777777" w:rsidR="000A39C9" w:rsidRDefault="000A39C9" w:rsidP="00CB7FDD">
            <w:r>
              <w:t>Support Agent</w:t>
            </w:r>
          </w:p>
        </w:tc>
        <w:tc>
          <w:tcPr>
            <w:tcW w:w="2160" w:type="dxa"/>
          </w:tcPr>
          <w:p w14:paraId="017DA2D9" w14:textId="71411007" w:rsidR="000A39C9" w:rsidRDefault="000A39C9" w:rsidP="00CB7FDD">
            <w:pPr>
              <w:cnfStyle w:val="000000100000" w:firstRow="0" w:lastRow="0" w:firstColumn="0" w:lastColumn="0" w:oddVBand="0" w:evenVBand="0" w:oddHBand="1" w:evenHBand="0" w:firstRowFirstColumn="0" w:firstRowLastColumn="0" w:lastRowFirstColumn="0" w:lastRowLastColumn="0"/>
            </w:pPr>
            <w:r>
              <w:t xml:space="preserve">Amazon Nova </w:t>
            </w:r>
          </w:p>
        </w:tc>
        <w:tc>
          <w:tcPr>
            <w:tcW w:w="2160" w:type="dxa"/>
          </w:tcPr>
          <w:p w14:paraId="4BDD0E69"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Support API MCP</w:t>
            </w:r>
          </w:p>
        </w:tc>
        <w:tc>
          <w:tcPr>
            <w:tcW w:w="2160" w:type="dxa"/>
          </w:tcPr>
          <w:p w14:paraId="7A7EB918"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proofErr w:type="spellStart"/>
            <w:r>
              <w:t>describe_cases</w:t>
            </w:r>
            <w:proofErr w:type="spellEnd"/>
            <w:r>
              <w:t xml:space="preserve">, </w:t>
            </w:r>
            <w:proofErr w:type="spellStart"/>
            <w:r>
              <w:t>describe_communications</w:t>
            </w:r>
            <w:proofErr w:type="spellEnd"/>
            <w:r>
              <w:t xml:space="preserve">, </w:t>
            </w:r>
            <w:proofErr w:type="spellStart"/>
            <w:r>
              <w:t>search_similar_cases</w:t>
            </w:r>
            <w:proofErr w:type="spellEnd"/>
          </w:p>
        </w:tc>
      </w:tr>
      <w:tr w:rsidR="000A39C9" w14:paraId="2D6C7A2E"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20D0F7" w14:textId="77777777" w:rsidR="000A39C9" w:rsidRDefault="000A39C9" w:rsidP="00CB7FDD">
            <w:r>
              <w:t>Trusted Advisor Agent</w:t>
            </w:r>
          </w:p>
        </w:tc>
        <w:tc>
          <w:tcPr>
            <w:tcW w:w="2160" w:type="dxa"/>
          </w:tcPr>
          <w:p w14:paraId="6AFD5404" w14:textId="6810C5F7" w:rsidR="000A39C9" w:rsidRDefault="000A39C9" w:rsidP="00CB7FDD">
            <w:pPr>
              <w:cnfStyle w:val="000000010000" w:firstRow="0" w:lastRow="0" w:firstColumn="0" w:lastColumn="0" w:oddVBand="0" w:evenVBand="0" w:oddHBand="0" w:evenHBand="1" w:firstRowFirstColumn="0" w:firstRowLastColumn="0" w:lastRowFirstColumn="0" w:lastRowLastColumn="0"/>
            </w:pPr>
            <w:r>
              <w:t xml:space="preserve">Amazon Nova </w:t>
            </w:r>
          </w:p>
        </w:tc>
        <w:tc>
          <w:tcPr>
            <w:tcW w:w="2160" w:type="dxa"/>
          </w:tcPr>
          <w:p w14:paraId="138D17D0"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Trusted Advisor MCP (NEW)</w:t>
            </w:r>
          </w:p>
        </w:tc>
        <w:tc>
          <w:tcPr>
            <w:tcW w:w="2160" w:type="dxa"/>
          </w:tcPr>
          <w:p w14:paraId="26D751DE"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proofErr w:type="spellStart"/>
            <w:r>
              <w:t>describe_checks</w:t>
            </w:r>
            <w:proofErr w:type="spellEnd"/>
            <w:r>
              <w:t xml:space="preserve">, </w:t>
            </w:r>
            <w:proofErr w:type="spellStart"/>
            <w:r>
              <w:t>describe_check_result</w:t>
            </w:r>
            <w:proofErr w:type="spellEnd"/>
            <w:r>
              <w:t xml:space="preserve">, </w:t>
            </w:r>
            <w:proofErr w:type="spellStart"/>
            <w:r>
              <w:t>list_recommendations</w:t>
            </w:r>
            <w:proofErr w:type="spellEnd"/>
          </w:p>
        </w:tc>
      </w:tr>
      <w:tr w:rsidR="000A39C9" w14:paraId="58F88457"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9809F5" w14:textId="77777777" w:rsidR="000A39C9" w:rsidRDefault="000A39C9" w:rsidP="00CB7FDD">
            <w:r>
              <w:t>CUR Agent</w:t>
            </w:r>
          </w:p>
        </w:tc>
        <w:tc>
          <w:tcPr>
            <w:tcW w:w="2160" w:type="dxa"/>
          </w:tcPr>
          <w:p w14:paraId="24C2CE47" w14:textId="66878472" w:rsidR="000A39C9" w:rsidRDefault="000A39C9" w:rsidP="00CB7FDD">
            <w:pPr>
              <w:cnfStyle w:val="000000100000" w:firstRow="0" w:lastRow="0" w:firstColumn="0" w:lastColumn="0" w:oddVBand="0" w:evenVBand="0" w:oddHBand="1" w:evenHBand="0" w:firstRowFirstColumn="0" w:firstRowLastColumn="0" w:lastRowFirstColumn="0" w:lastRowLastColumn="0"/>
            </w:pPr>
            <w:r>
              <w:t xml:space="preserve">Amazon Nova </w:t>
            </w:r>
          </w:p>
        </w:tc>
        <w:tc>
          <w:tcPr>
            <w:tcW w:w="2160" w:type="dxa"/>
          </w:tcPr>
          <w:p w14:paraId="60703E33"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CUR MCP (Athena)</w:t>
            </w:r>
          </w:p>
        </w:tc>
        <w:tc>
          <w:tcPr>
            <w:tcW w:w="2160" w:type="dxa"/>
          </w:tcPr>
          <w:p w14:paraId="4D0F2483"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proofErr w:type="spellStart"/>
            <w:r>
              <w:t>query_cur_data</w:t>
            </w:r>
            <w:proofErr w:type="spellEnd"/>
            <w:r>
              <w:t xml:space="preserve">, </w:t>
            </w:r>
            <w:proofErr w:type="spellStart"/>
            <w:r>
              <w:t>get_resource_costs</w:t>
            </w:r>
            <w:proofErr w:type="spellEnd"/>
            <w:r>
              <w:t xml:space="preserve">, </w:t>
            </w:r>
            <w:proofErr w:type="spellStart"/>
            <w:r>
              <w:t>analyze_usage_patterns</w:t>
            </w:r>
            <w:proofErr w:type="spellEnd"/>
          </w:p>
        </w:tc>
      </w:tr>
    </w:tbl>
    <w:p w14:paraId="50F9D3C6" w14:textId="77777777" w:rsidR="000A39C9" w:rsidRDefault="000A39C9" w:rsidP="000A39C9">
      <w:pPr>
        <w:pStyle w:val="Heading3"/>
      </w:pPr>
      <w:r>
        <w:t>Chatbot Frontend</w:t>
      </w:r>
    </w:p>
    <w:p w14:paraId="1B3E286D" w14:textId="77777777" w:rsidR="000A39C9" w:rsidRDefault="000A39C9" w:rsidP="000A39C9">
      <w:r>
        <w:t>The solution includes a production-ready chatbot interface that customers deploy alongside the backend agents:</w:t>
      </w:r>
    </w:p>
    <w:p w14:paraId="3AA19ABD" w14:textId="77777777" w:rsidR="000A39C9" w:rsidRDefault="000A39C9" w:rsidP="000A39C9">
      <w:pPr>
        <w:pStyle w:val="Heading3"/>
      </w:pPr>
      <w:r>
        <w:t>Frontend Capabilities</w:t>
      </w:r>
    </w:p>
    <w:tbl>
      <w:tblPr>
        <w:tblStyle w:val="LightGrid-Accent1"/>
        <w:tblW w:w="0" w:type="auto"/>
        <w:tblLook w:val="04A0" w:firstRow="1" w:lastRow="0" w:firstColumn="1" w:lastColumn="0" w:noHBand="0" w:noVBand="1"/>
      </w:tblPr>
      <w:tblGrid>
        <w:gridCol w:w="4320"/>
        <w:gridCol w:w="4320"/>
      </w:tblGrid>
      <w:tr w:rsidR="000A39C9" w14:paraId="54C95321" w14:textId="77777777" w:rsidTr="00CB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BA26E4" w14:textId="77777777" w:rsidR="000A39C9" w:rsidRDefault="000A39C9" w:rsidP="00CB7FDD">
            <w:r>
              <w:t>Feature</w:t>
            </w:r>
          </w:p>
        </w:tc>
        <w:tc>
          <w:tcPr>
            <w:tcW w:w="4320" w:type="dxa"/>
          </w:tcPr>
          <w:p w14:paraId="5472D7B0"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Description</w:t>
            </w:r>
          </w:p>
        </w:tc>
      </w:tr>
      <w:tr w:rsidR="000A39C9" w14:paraId="33CD7707"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86EACF" w14:textId="77777777" w:rsidR="000A39C9" w:rsidRDefault="000A39C9" w:rsidP="00CB7FDD">
            <w:r>
              <w:t>Conversational Interface</w:t>
            </w:r>
          </w:p>
        </w:tc>
        <w:tc>
          <w:tcPr>
            <w:tcW w:w="4320" w:type="dxa"/>
          </w:tcPr>
          <w:p w14:paraId="34EAEE87"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Natural language chat with streaming responses for real-time feedback</w:t>
            </w:r>
          </w:p>
        </w:tc>
      </w:tr>
      <w:tr w:rsidR="000A39C9" w14:paraId="13F87C49"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5C140B" w14:textId="77777777" w:rsidR="000A39C9" w:rsidRDefault="000A39C9" w:rsidP="00CB7FDD">
            <w:r>
              <w:t>Prompt Template Library</w:t>
            </w:r>
          </w:p>
        </w:tc>
        <w:tc>
          <w:tcPr>
            <w:tcW w:w="4320" w:type="dxa"/>
          </w:tcPr>
          <w:p w14:paraId="2379D54C"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Pre-built query suggestions organized by category (Cost, Health, Support, etc.)</w:t>
            </w:r>
          </w:p>
        </w:tc>
      </w:tr>
      <w:tr w:rsidR="000A39C9" w14:paraId="12AC4F63"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C4AE6C" w14:textId="77777777" w:rsidR="000A39C9" w:rsidRDefault="000A39C9" w:rsidP="00CB7FDD">
            <w:r>
              <w:t>Rich Response Rendering</w:t>
            </w:r>
          </w:p>
        </w:tc>
        <w:tc>
          <w:tcPr>
            <w:tcW w:w="4320" w:type="dxa"/>
          </w:tcPr>
          <w:p w14:paraId="1A643E07"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Tables, charts, expandable sections, and formatted code/JSON output</w:t>
            </w:r>
          </w:p>
        </w:tc>
      </w:tr>
      <w:tr w:rsidR="000A39C9" w14:paraId="58A0AB31"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E4F52" w14:textId="77777777" w:rsidR="000A39C9" w:rsidRDefault="000A39C9" w:rsidP="00CB7FDD">
            <w:r>
              <w:t>Multi-Account Selector</w:t>
            </w:r>
          </w:p>
        </w:tc>
        <w:tc>
          <w:tcPr>
            <w:tcW w:w="4320" w:type="dxa"/>
          </w:tcPr>
          <w:p w14:paraId="5DE5EC22"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Dropdown to scope queries to specific accounts or organization-wide</w:t>
            </w:r>
          </w:p>
        </w:tc>
      </w:tr>
      <w:tr w:rsidR="000A39C9" w14:paraId="73DD6272"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D464A6" w14:textId="77777777" w:rsidR="000A39C9" w:rsidRDefault="000A39C9" w:rsidP="00CB7FDD">
            <w:r>
              <w:t>Conversation History</w:t>
            </w:r>
          </w:p>
        </w:tc>
        <w:tc>
          <w:tcPr>
            <w:tcW w:w="4320" w:type="dxa"/>
          </w:tcPr>
          <w:p w14:paraId="3D25F2B8"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Persistent chat history with search and session management</w:t>
            </w:r>
          </w:p>
        </w:tc>
      </w:tr>
      <w:tr w:rsidR="000A39C9" w14:paraId="3145B4B9"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1694F2" w14:textId="77777777" w:rsidR="000A39C9" w:rsidRDefault="000A39C9" w:rsidP="00CB7FDD">
            <w:r>
              <w:t>Knowledge Export</w:t>
            </w:r>
          </w:p>
        </w:tc>
        <w:tc>
          <w:tcPr>
            <w:tcW w:w="4320" w:type="dxa"/>
          </w:tcPr>
          <w:p w14:paraId="705CC02F"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One-click export to Confluence, ServiceNow, or download as Markdown/PDF</w:t>
            </w:r>
          </w:p>
        </w:tc>
      </w:tr>
      <w:tr w:rsidR="000A39C9" w14:paraId="2EB132BD"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2FB8A" w14:textId="77777777" w:rsidR="000A39C9" w:rsidRDefault="000A39C9" w:rsidP="00CB7FDD">
            <w:r>
              <w:t>User Preferences</w:t>
            </w:r>
          </w:p>
        </w:tc>
        <w:tc>
          <w:tcPr>
            <w:tcW w:w="4320" w:type="dxa"/>
          </w:tcPr>
          <w:p w14:paraId="70E8D145"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Saved favorite queries, default account scope, notification settings</w:t>
            </w:r>
          </w:p>
        </w:tc>
      </w:tr>
      <w:tr w:rsidR="000A39C9" w14:paraId="285D9365"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F43B13" w14:textId="77777777" w:rsidR="000A39C9" w:rsidRDefault="000A39C9" w:rsidP="00CB7FDD">
            <w:r>
              <w:t>Authentication</w:t>
            </w:r>
          </w:p>
        </w:tc>
        <w:tc>
          <w:tcPr>
            <w:tcW w:w="4320" w:type="dxa"/>
          </w:tcPr>
          <w:p w14:paraId="5A8B2D81"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Amazon Cognito integration with support for SSO/SAML federation</w:t>
            </w:r>
          </w:p>
        </w:tc>
      </w:tr>
    </w:tbl>
    <w:p w14:paraId="28EC41E4" w14:textId="77777777" w:rsidR="000A39C9" w:rsidRDefault="000A39C9" w:rsidP="000A39C9">
      <w:pPr>
        <w:pStyle w:val="Heading3"/>
      </w:pPr>
      <w:r>
        <w:t>Frontend Technology Stack</w:t>
      </w:r>
    </w:p>
    <w:tbl>
      <w:tblPr>
        <w:tblStyle w:val="LightGrid-Accent1"/>
        <w:tblW w:w="0" w:type="auto"/>
        <w:tblLook w:val="04A0" w:firstRow="1" w:lastRow="0" w:firstColumn="1" w:lastColumn="0" w:noHBand="0" w:noVBand="1"/>
      </w:tblPr>
      <w:tblGrid>
        <w:gridCol w:w="2880"/>
        <w:gridCol w:w="2880"/>
        <w:gridCol w:w="2880"/>
      </w:tblGrid>
      <w:tr w:rsidR="000A39C9" w14:paraId="7A438C1F" w14:textId="77777777" w:rsidTr="00CB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A88426" w14:textId="77777777" w:rsidR="000A39C9" w:rsidRDefault="000A39C9" w:rsidP="00CB7FDD">
            <w:r>
              <w:t>Component</w:t>
            </w:r>
          </w:p>
        </w:tc>
        <w:tc>
          <w:tcPr>
            <w:tcW w:w="2880" w:type="dxa"/>
          </w:tcPr>
          <w:p w14:paraId="7DE261BE"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70CCC236"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Purpose</w:t>
            </w:r>
          </w:p>
        </w:tc>
      </w:tr>
      <w:tr w:rsidR="000A39C9" w14:paraId="6E3CA331"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6380DE" w14:textId="77777777" w:rsidR="000A39C9" w:rsidRDefault="000A39C9" w:rsidP="00CB7FDD">
            <w:r>
              <w:t>Framework</w:t>
            </w:r>
          </w:p>
        </w:tc>
        <w:tc>
          <w:tcPr>
            <w:tcW w:w="2880" w:type="dxa"/>
          </w:tcPr>
          <w:p w14:paraId="60538503"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React 18+</w:t>
            </w:r>
          </w:p>
        </w:tc>
        <w:tc>
          <w:tcPr>
            <w:tcW w:w="2880" w:type="dxa"/>
          </w:tcPr>
          <w:p w14:paraId="7F229F0D"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Component-based UI development</w:t>
            </w:r>
          </w:p>
        </w:tc>
      </w:tr>
      <w:tr w:rsidR="000A39C9" w14:paraId="71B79807"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4D772D" w14:textId="77777777" w:rsidR="000A39C9" w:rsidRDefault="000A39C9" w:rsidP="00CB7FDD">
            <w:r>
              <w:t>Design System</w:t>
            </w:r>
          </w:p>
        </w:tc>
        <w:tc>
          <w:tcPr>
            <w:tcW w:w="2880" w:type="dxa"/>
          </w:tcPr>
          <w:p w14:paraId="61E1D43C"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AWS Cloudscape</w:t>
            </w:r>
          </w:p>
        </w:tc>
        <w:tc>
          <w:tcPr>
            <w:tcW w:w="2880" w:type="dxa"/>
          </w:tcPr>
          <w:p w14:paraId="2F97E84D"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Consistent AWS-native look and feel</w:t>
            </w:r>
          </w:p>
        </w:tc>
      </w:tr>
      <w:tr w:rsidR="000A39C9" w14:paraId="4616FDE0"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503E61" w14:textId="77777777" w:rsidR="000A39C9" w:rsidRDefault="000A39C9" w:rsidP="00CB7FDD">
            <w:r>
              <w:t>State Management</w:t>
            </w:r>
          </w:p>
        </w:tc>
        <w:tc>
          <w:tcPr>
            <w:tcW w:w="2880" w:type="dxa"/>
          </w:tcPr>
          <w:p w14:paraId="4075D034"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React Context + Hooks</w:t>
            </w:r>
          </w:p>
        </w:tc>
        <w:tc>
          <w:tcPr>
            <w:tcW w:w="2880" w:type="dxa"/>
          </w:tcPr>
          <w:p w14:paraId="02C120E1"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Session and conversation state</w:t>
            </w:r>
          </w:p>
        </w:tc>
      </w:tr>
      <w:tr w:rsidR="000A39C9" w14:paraId="6BA89417"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1665AC" w14:textId="77777777" w:rsidR="000A39C9" w:rsidRDefault="000A39C9" w:rsidP="00CB7FDD">
            <w:r>
              <w:t>API Communication</w:t>
            </w:r>
          </w:p>
        </w:tc>
        <w:tc>
          <w:tcPr>
            <w:tcW w:w="2880" w:type="dxa"/>
          </w:tcPr>
          <w:p w14:paraId="25476C86"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WebSocket + REST</w:t>
            </w:r>
          </w:p>
        </w:tc>
        <w:tc>
          <w:tcPr>
            <w:tcW w:w="2880" w:type="dxa"/>
          </w:tcPr>
          <w:p w14:paraId="401B2007"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Real-time streaming + CRUD operations</w:t>
            </w:r>
          </w:p>
        </w:tc>
      </w:tr>
      <w:tr w:rsidR="000A39C9" w14:paraId="2B7BD120"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46379B" w14:textId="77777777" w:rsidR="000A39C9" w:rsidRDefault="000A39C9" w:rsidP="00CB7FDD">
            <w:r>
              <w:t>Authentication</w:t>
            </w:r>
          </w:p>
        </w:tc>
        <w:tc>
          <w:tcPr>
            <w:tcW w:w="2880" w:type="dxa"/>
          </w:tcPr>
          <w:p w14:paraId="49D01BE3"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AWS Amplify Auth</w:t>
            </w:r>
          </w:p>
        </w:tc>
        <w:tc>
          <w:tcPr>
            <w:tcW w:w="2880" w:type="dxa"/>
          </w:tcPr>
          <w:p w14:paraId="4FCAA07E"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Cognito integration</w:t>
            </w:r>
          </w:p>
        </w:tc>
      </w:tr>
      <w:tr w:rsidR="000A39C9" w14:paraId="4FF8FD37"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1279D0" w14:textId="77777777" w:rsidR="000A39C9" w:rsidRDefault="000A39C9" w:rsidP="00CB7FDD">
            <w:r>
              <w:t>Hosting Options</w:t>
            </w:r>
          </w:p>
        </w:tc>
        <w:tc>
          <w:tcPr>
            <w:tcW w:w="2880" w:type="dxa"/>
          </w:tcPr>
          <w:p w14:paraId="07D7FB74"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CloudFront + S3 or Amplify Hosting</w:t>
            </w:r>
          </w:p>
        </w:tc>
        <w:tc>
          <w:tcPr>
            <w:tcW w:w="2880" w:type="dxa"/>
          </w:tcPr>
          <w:p w14:paraId="03D65149"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Static hosting with global CDN</w:t>
            </w:r>
          </w:p>
        </w:tc>
      </w:tr>
    </w:tbl>
    <w:p w14:paraId="1E16FA74" w14:textId="77777777" w:rsidR="000A39C9" w:rsidRDefault="000A39C9" w:rsidP="000A39C9">
      <w:pPr>
        <w:pStyle w:val="Heading3"/>
      </w:pPr>
      <w:r>
        <w:t>Deployment Options</w:t>
      </w:r>
    </w:p>
    <w:p w14:paraId="7292F4F3" w14:textId="77777777" w:rsidR="000A39C9" w:rsidRDefault="000A39C9" w:rsidP="000A39C9">
      <w:r>
        <w:t>Option 1: Individual Module Deployment - Deploy only the modules you need. Each module is fully functional independently.</w:t>
      </w:r>
    </w:p>
    <w:tbl>
      <w:tblPr>
        <w:tblStyle w:val="LightGrid-Accent1"/>
        <w:tblW w:w="0" w:type="auto"/>
        <w:tblLook w:val="04A0" w:firstRow="1" w:lastRow="0" w:firstColumn="1" w:lastColumn="0" w:noHBand="0" w:noVBand="1"/>
      </w:tblPr>
      <w:tblGrid>
        <w:gridCol w:w="4320"/>
        <w:gridCol w:w="4320"/>
      </w:tblGrid>
      <w:tr w:rsidR="000A39C9" w14:paraId="7248F5C7" w14:textId="77777777" w:rsidTr="00CB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CC130E" w14:textId="77777777" w:rsidR="000A39C9" w:rsidRDefault="000A39C9" w:rsidP="00CB7FDD">
            <w:r>
              <w:t>Module</w:t>
            </w:r>
          </w:p>
        </w:tc>
        <w:tc>
          <w:tcPr>
            <w:tcW w:w="4320" w:type="dxa"/>
          </w:tcPr>
          <w:p w14:paraId="5203AE77"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Use Case</w:t>
            </w:r>
          </w:p>
        </w:tc>
      </w:tr>
      <w:tr w:rsidR="000A39C9" w14:paraId="09E2821E"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09B85E" w14:textId="77777777" w:rsidR="000A39C9" w:rsidRDefault="000A39C9" w:rsidP="00CB7FDD">
            <w:r>
              <w:t>Chatbot Frontend</w:t>
            </w:r>
          </w:p>
        </w:tc>
        <w:tc>
          <w:tcPr>
            <w:tcW w:w="4320" w:type="dxa"/>
          </w:tcPr>
          <w:p w14:paraId="33F2EFB3"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User interface for any agent combination</w:t>
            </w:r>
          </w:p>
        </w:tc>
      </w:tr>
      <w:tr w:rsidR="000A39C9" w14:paraId="2A6A9105"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A67571" w14:textId="77777777" w:rsidR="000A39C9" w:rsidRDefault="000A39C9" w:rsidP="00CB7FDD">
            <w:r>
              <w:t>Cost Agent</w:t>
            </w:r>
          </w:p>
        </w:tc>
        <w:tc>
          <w:tcPr>
            <w:tcW w:w="4320" w:type="dxa"/>
          </w:tcPr>
          <w:p w14:paraId="79F440E5"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FinOps teams focused on cost optimization</w:t>
            </w:r>
          </w:p>
        </w:tc>
      </w:tr>
      <w:tr w:rsidR="000A39C9" w14:paraId="4A273D57"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4A4229" w14:textId="77777777" w:rsidR="000A39C9" w:rsidRDefault="000A39C9" w:rsidP="00CB7FDD">
            <w:r>
              <w:t>Health Agent</w:t>
            </w:r>
          </w:p>
        </w:tc>
        <w:tc>
          <w:tcPr>
            <w:tcW w:w="4320" w:type="dxa"/>
          </w:tcPr>
          <w:p w14:paraId="1CD8F477"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Operations teams tracking AWS events</w:t>
            </w:r>
          </w:p>
        </w:tc>
      </w:tr>
      <w:tr w:rsidR="000A39C9" w14:paraId="153B1027"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6910B7" w14:textId="77777777" w:rsidR="000A39C9" w:rsidRDefault="000A39C9" w:rsidP="00CB7FDD">
            <w:r>
              <w:t>Support Agent</w:t>
            </w:r>
          </w:p>
        </w:tc>
        <w:tc>
          <w:tcPr>
            <w:tcW w:w="4320" w:type="dxa"/>
          </w:tcPr>
          <w:p w14:paraId="7FB31BB6"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Support teams building case knowledge</w:t>
            </w:r>
          </w:p>
        </w:tc>
      </w:tr>
      <w:tr w:rsidR="000A39C9" w14:paraId="4C8DEBFE"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E7658A" w14:textId="77777777" w:rsidR="000A39C9" w:rsidRDefault="000A39C9" w:rsidP="00CB7FDD">
            <w:r>
              <w:t>Trusted Advisor Agent</w:t>
            </w:r>
          </w:p>
        </w:tc>
        <w:tc>
          <w:tcPr>
            <w:tcW w:w="4320" w:type="dxa"/>
          </w:tcPr>
          <w:p w14:paraId="692F098A"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Security/compliance teams</w:t>
            </w:r>
          </w:p>
        </w:tc>
      </w:tr>
      <w:tr w:rsidR="000A39C9" w14:paraId="0FB9787D"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A34896" w14:textId="77777777" w:rsidR="000A39C9" w:rsidRDefault="000A39C9" w:rsidP="00CB7FDD">
            <w:r>
              <w:t>CUR Agent</w:t>
            </w:r>
          </w:p>
        </w:tc>
        <w:tc>
          <w:tcPr>
            <w:tcW w:w="4320" w:type="dxa"/>
          </w:tcPr>
          <w:p w14:paraId="4224901D"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Detailed cost attribution analysis</w:t>
            </w:r>
          </w:p>
        </w:tc>
      </w:tr>
      <w:tr w:rsidR="00B145EE" w14:paraId="7B395D8F"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4CF984" w14:textId="11427FA9" w:rsidR="00B145EE" w:rsidRDefault="00B145EE" w:rsidP="00CB7FDD">
            <w:r>
              <w:t>EOL Tracker Agent</w:t>
            </w:r>
          </w:p>
        </w:tc>
        <w:tc>
          <w:tcPr>
            <w:tcW w:w="4320" w:type="dxa"/>
          </w:tcPr>
          <w:p w14:paraId="510D0303" w14:textId="0A0DF6D6" w:rsidR="00B145EE" w:rsidRDefault="00040C9B" w:rsidP="00CB7FDD">
            <w:pPr>
              <w:cnfStyle w:val="000000100000" w:firstRow="0" w:lastRow="0" w:firstColumn="0" w:lastColumn="0" w:oddVBand="0" w:evenVBand="0" w:oddHBand="1" w:evenHBand="0" w:firstRowFirstColumn="0" w:firstRowLastColumn="0" w:lastRowFirstColumn="0" w:lastRowLastColumn="0"/>
            </w:pPr>
            <w:r>
              <w:t>EOL data</w:t>
            </w:r>
          </w:p>
        </w:tc>
      </w:tr>
    </w:tbl>
    <w:p w14:paraId="594FFF9E" w14:textId="77777777" w:rsidR="000A39C9" w:rsidRDefault="000A39C9" w:rsidP="000A39C9">
      <w:r>
        <w:t>Option 2: Full Solution Deployment - Deploy all modules together with the orchestration agent and chatbot frontend for unified intelligence.</w:t>
      </w:r>
    </w:p>
    <w:p w14:paraId="6D0E30AE" w14:textId="4D456AAE" w:rsidR="000A39C9" w:rsidRDefault="000A39C9" w:rsidP="000A39C9">
      <w:r>
        <w:t xml:space="preserve">Option 3: Progressive Deployment - Start with the chatbot and one module, add more </w:t>
      </w:r>
      <w:proofErr w:type="gramStart"/>
      <w:r w:rsidR="00620AC7">
        <w:t>over time</w:t>
      </w:r>
      <w:proofErr w:type="gramEnd"/>
      <w:r>
        <w:t>:</w:t>
      </w:r>
    </w:p>
    <w:p w14:paraId="546E6CB6" w14:textId="77777777" w:rsidR="000A39C9" w:rsidRDefault="000A39C9" w:rsidP="000A39C9">
      <w:pPr>
        <w:pStyle w:val="ListBullet"/>
      </w:pPr>
      <w:r>
        <w:t>Phase 1: Deploy Chatbot + Cost Agent → FinOps team learns GenAI basics</w:t>
      </w:r>
    </w:p>
    <w:p w14:paraId="2B4D525E" w14:textId="77777777" w:rsidR="000A39C9" w:rsidRDefault="000A39C9" w:rsidP="000A39C9">
      <w:pPr>
        <w:pStyle w:val="ListBullet"/>
      </w:pPr>
      <w:r>
        <w:t>Phase 2: Add Health Agent → Operations team joins</w:t>
      </w:r>
    </w:p>
    <w:p w14:paraId="505DA83B" w14:textId="77777777" w:rsidR="000A39C9" w:rsidRDefault="000A39C9" w:rsidP="000A39C9">
      <w:pPr>
        <w:pStyle w:val="ListBullet"/>
      </w:pPr>
      <w:r>
        <w:t>Phase 3: Add Support Agent → Build knowledge base</w:t>
      </w:r>
    </w:p>
    <w:p w14:paraId="340BAF3C" w14:textId="77777777" w:rsidR="000A39C9" w:rsidRDefault="000A39C9" w:rsidP="000A39C9">
      <w:pPr>
        <w:pStyle w:val="ListBullet"/>
      </w:pPr>
      <w:r>
        <w:t>Phase 4: Add Orchestration → Enable cross-domain queries</w:t>
      </w:r>
    </w:p>
    <w:p w14:paraId="3F4E556E" w14:textId="77777777" w:rsidR="000A39C9" w:rsidRDefault="000A39C9" w:rsidP="000A39C9">
      <w:pPr>
        <w:pStyle w:val="ListBullet"/>
      </w:pPr>
      <w:r>
        <w:t>Ongoing: Add remaining modules as needed</w:t>
      </w:r>
    </w:p>
    <w:p w14:paraId="3B30457D" w14:textId="77777777" w:rsidR="000A39C9" w:rsidRDefault="000A39C9" w:rsidP="000A39C9">
      <w:pPr>
        <w:pStyle w:val="Heading3"/>
      </w:pPr>
      <w:r>
        <w:t>MCP Server Components</w:t>
      </w:r>
    </w:p>
    <w:tbl>
      <w:tblPr>
        <w:tblStyle w:val="LightGrid-Accent1"/>
        <w:tblW w:w="0" w:type="auto"/>
        <w:tblLook w:val="04A0" w:firstRow="1" w:lastRow="0" w:firstColumn="1" w:lastColumn="0" w:noHBand="0" w:noVBand="1"/>
      </w:tblPr>
      <w:tblGrid>
        <w:gridCol w:w="2880"/>
        <w:gridCol w:w="2880"/>
        <w:gridCol w:w="2880"/>
      </w:tblGrid>
      <w:tr w:rsidR="000A39C9" w14:paraId="64026B62" w14:textId="77777777" w:rsidTr="00CB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68ECC" w14:textId="77777777" w:rsidR="000A39C9" w:rsidRDefault="000A39C9" w:rsidP="00CB7FDD">
            <w:r>
              <w:t>MCP Server</w:t>
            </w:r>
          </w:p>
        </w:tc>
        <w:tc>
          <w:tcPr>
            <w:tcW w:w="2880" w:type="dxa"/>
          </w:tcPr>
          <w:p w14:paraId="3900FF67"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Status</w:t>
            </w:r>
          </w:p>
        </w:tc>
        <w:tc>
          <w:tcPr>
            <w:tcW w:w="2880" w:type="dxa"/>
          </w:tcPr>
          <w:p w14:paraId="7652DD58"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Description</w:t>
            </w:r>
          </w:p>
        </w:tc>
      </w:tr>
      <w:tr w:rsidR="000A39C9" w14:paraId="604B73ED"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DE7687" w14:textId="77777777" w:rsidR="000A39C9" w:rsidRDefault="000A39C9" w:rsidP="00CB7FDD">
            <w:r>
              <w:t>AWS Billing and Cost Management</w:t>
            </w:r>
          </w:p>
        </w:tc>
        <w:tc>
          <w:tcPr>
            <w:tcW w:w="2880" w:type="dxa"/>
          </w:tcPr>
          <w:p w14:paraId="3075F069"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Existing</w:t>
            </w:r>
          </w:p>
        </w:tc>
        <w:tc>
          <w:tcPr>
            <w:tcW w:w="2880" w:type="dxa"/>
          </w:tcPr>
          <w:p w14:paraId="3794BE0B"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Cost Explorer, CUR queries</w:t>
            </w:r>
          </w:p>
        </w:tc>
      </w:tr>
      <w:tr w:rsidR="000A39C9" w14:paraId="266C9B38"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B3353" w14:textId="77777777" w:rsidR="000A39C9" w:rsidRDefault="000A39C9" w:rsidP="00CB7FDD">
            <w:r>
              <w:t>AWS API MCP Server</w:t>
            </w:r>
          </w:p>
        </w:tc>
        <w:tc>
          <w:tcPr>
            <w:tcW w:w="2880" w:type="dxa"/>
          </w:tcPr>
          <w:p w14:paraId="47DCC407"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Existing</w:t>
            </w:r>
          </w:p>
        </w:tc>
        <w:tc>
          <w:tcPr>
            <w:tcW w:w="2880" w:type="dxa"/>
          </w:tcPr>
          <w:p w14:paraId="7B592851"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General AWS API access</w:t>
            </w:r>
          </w:p>
        </w:tc>
      </w:tr>
      <w:tr w:rsidR="000A39C9" w14:paraId="6921F654"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8B8D7C" w14:textId="77777777" w:rsidR="000A39C9" w:rsidRDefault="000A39C9" w:rsidP="00CB7FDD">
            <w:r>
              <w:t>CloudTrail MCP Server</w:t>
            </w:r>
          </w:p>
        </w:tc>
        <w:tc>
          <w:tcPr>
            <w:tcW w:w="2880" w:type="dxa"/>
          </w:tcPr>
          <w:p w14:paraId="17BF953B"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Existing</w:t>
            </w:r>
          </w:p>
        </w:tc>
        <w:tc>
          <w:tcPr>
            <w:tcW w:w="2880" w:type="dxa"/>
          </w:tcPr>
          <w:p w14:paraId="2BCCC157"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Audit log queries</w:t>
            </w:r>
          </w:p>
        </w:tc>
      </w:tr>
      <w:tr w:rsidR="000A39C9" w14:paraId="1BB2F6F5"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3D88B" w14:textId="77777777" w:rsidR="000A39C9" w:rsidRDefault="000A39C9" w:rsidP="00CB7FDD">
            <w:r>
              <w:t>AWS Price List MCP Server</w:t>
            </w:r>
          </w:p>
        </w:tc>
        <w:tc>
          <w:tcPr>
            <w:tcW w:w="2880" w:type="dxa"/>
          </w:tcPr>
          <w:p w14:paraId="63C73924"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Existing</w:t>
            </w:r>
          </w:p>
        </w:tc>
        <w:tc>
          <w:tcPr>
            <w:tcW w:w="2880" w:type="dxa"/>
          </w:tcPr>
          <w:p w14:paraId="6CE80273"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Pricing data</w:t>
            </w:r>
          </w:p>
        </w:tc>
      </w:tr>
      <w:tr w:rsidR="000A39C9" w14:paraId="59720D69"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8CE2D" w14:textId="77777777" w:rsidR="000A39C9" w:rsidRDefault="000A39C9" w:rsidP="00CB7FDD">
            <w:r>
              <w:t>Trusted Advisor MCP Server</w:t>
            </w:r>
          </w:p>
        </w:tc>
        <w:tc>
          <w:tcPr>
            <w:tcW w:w="2880" w:type="dxa"/>
          </w:tcPr>
          <w:p w14:paraId="3BCA5E87"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New</w:t>
            </w:r>
          </w:p>
        </w:tc>
        <w:tc>
          <w:tcPr>
            <w:tcW w:w="2880" w:type="dxa"/>
          </w:tcPr>
          <w:p w14:paraId="5D993423"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465+ check queries, recommendations</w:t>
            </w:r>
          </w:p>
        </w:tc>
      </w:tr>
      <w:tr w:rsidR="000A39C9" w14:paraId="7F1DEAA6"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79682A" w14:textId="77777777" w:rsidR="000A39C9" w:rsidRDefault="000A39C9" w:rsidP="00CB7FDD">
            <w:r>
              <w:t>Health API MCP Server</w:t>
            </w:r>
          </w:p>
        </w:tc>
        <w:tc>
          <w:tcPr>
            <w:tcW w:w="2880" w:type="dxa"/>
          </w:tcPr>
          <w:p w14:paraId="579DBFC4"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New</w:t>
            </w:r>
          </w:p>
        </w:tc>
        <w:tc>
          <w:tcPr>
            <w:tcW w:w="2880" w:type="dxa"/>
          </w:tcPr>
          <w:p w14:paraId="59D297FF"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Account/org events, scheduled changes</w:t>
            </w:r>
          </w:p>
        </w:tc>
      </w:tr>
    </w:tbl>
    <w:p w14:paraId="39BFDA6A" w14:textId="77777777" w:rsidR="000A39C9" w:rsidRDefault="000A39C9" w:rsidP="000A39C9">
      <w:pPr>
        <w:pStyle w:val="Heading3"/>
      </w:pPr>
      <w:r>
        <w:t>Architecture Benefits</w:t>
      </w:r>
    </w:p>
    <w:tbl>
      <w:tblPr>
        <w:tblStyle w:val="LightGrid-Accent1"/>
        <w:tblW w:w="0" w:type="auto"/>
        <w:tblLook w:val="04A0" w:firstRow="1" w:lastRow="0" w:firstColumn="1" w:lastColumn="0" w:noHBand="0" w:noVBand="1"/>
      </w:tblPr>
      <w:tblGrid>
        <w:gridCol w:w="4320"/>
        <w:gridCol w:w="4320"/>
      </w:tblGrid>
      <w:tr w:rsidR="000A39C9" w14:paraId="331CCC22" w14:textId="77777777" w:rsidTr="00CB7F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2AF4F2" w14:textId="77777777" w:rsidR="000A39C9" w:rsidRDefault="000A39C9" w:rsidP="00CB7FDD">
            <w:r>
              <w:t>Benefit</w:t>
            </w:r>
          </w:p>
        </w:tc>
        <w:tc>
          <w:tcPr>
            <w:tcW w:w="4320" w:type="dxa"/>
          </w:tcPr>
          <w:p w14:paraId="5B03929F" w14:textId="77777777" w:rsidR="000A39C9" w:rsidRDefault="000A39C9" w:rsidP="00CB7FDD">
            <w:pPr>
              <w:cnfStyle w:val="100000000000" w:firstRow="1" w:lastRow="0" w:firstColumn="0" w:lastColumn="0" w:oddVBand="0" w:evenVBand="0" w:oddHBand="0" w:evenHBand="0" w:firstRowFirstColumn="0" w:firstRowLastColumn="0" w:lastRowFirstColumn="0" w:lastRowLastColumn="0"/>
            </w:pPr>
            <w:r>
              <w:t>Description</w:t>
            </w:r>
          </w:p>
        </w:tc>
      </w:tr>
      <w:tr w:rsidR="000A39C9" w14:paraId="58C8F93D"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CFFD2E" w14:textId="77777777" w:rsidR="000A39C9" w:rsidRDefault="000A39C9" w:rsidP="00CB7FDD">
            <w:r>
              <w:t>Ready-to-Use Frontend</w:t>
            </w:r>
          </w:p>
        </w:tc>
        <w:tc>
          <w:tcPr>
            <w:tcW w:w="4320" w:type="dxa"/>
          </w:tcPr>
          <w:p w14:paraId="3030BCD5"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Production chatbot UI eliminates custom development</w:t>
            </w:r>
          </w:p>
        </w:tc>
      </w:tr>
      <w:tr w:rsidR="000A39C9" w14:paraId="595210CF"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E8C67" w14:textId="77777777" w:rsidR="000A39C9" w:rsidRDefault="000A39C9" w:rsidP="00CB7FDD">
            <w:r>
              <w:t>Modular Flexibility</w:t>
            </w:r>
          </w:p>
        </w:tc>
        <w:tc>
          <w:tcPr>
            <w:tcW w:w="4320" w:type="dxa"/>
          </w:tcPr>
          <w:p w14:paraId="162D0CD5"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 xml:space="preserve">Deploy what you </w:t>
            </w:r>
            <w:proofErr w:type="gramStart"/>
            <w:r>
              <w:t>need,</w:t>
            </w:r>
            <w:proofErr w:type="gramEnd"/>
            <w:r>
              <w:t xml:space="preserve"> when you need it</w:t>
            </w:r>
          </w:p>
        </w:tc>
      </w:tr>
      <w:tr w:rsidR="000A39C9" w14:paraId="6D9B0549"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BAF57" w14:textId="77777777" w:rsidR="000A39C9" w:rsidRDefault="000A39C9" w:rsidP="00CB7FDD">
            <w:r>
              <w:t>Independent Scaling</w:t>
            </w:r>
          </w:p>
        </w:tc>
        <w:tc>
          <w:tcPr>
            <w:tcW w:w="4320" w:type="dxa"/>
          </w:tcPr>
          <w:p w14:paraId="246263CA"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Each agent scales based on its query load</w:t>
            </w:r>
          </w:p>
        </w:tc>
      </w:tr>
      <w:tr w:rsidR="000A39C9" w14:paraId="372D64F7"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26B79B" w14:textId="77777777" w:rsidR="000A39C9" w:rsidRDefault="000A39C9" w:rsidP="00CB7FDD">
            <w:r>
              <w:t>Fault Isolation</w:t>
            </w:r>
          </w:p>
        </w:tc>
        <w:tc>
          <w:tcPr>
            <w:tcW w:w="4320" w:type="dxa"/>
          </w:tcPr>
          <w:p w14:paraId="3B5E9957"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Issues in one agent don't affect others</w:t>
            </w:r>
          </w:p>
        </w:tc>
      </w:tr>
      <w:tr w:rsidR="000A39C9" w14:paraId="349E311C"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720B5" w14:textId="77777777" w:rsidR="000A39C9" w:rsidRDefault="000A39C9" w:rsidP="00CB7FDD">
            <w:r>
              <w:t>Progressive Adoption</w:t>
            </w:r>
          </w:p>
        </w:tc>
        <w:tc>
          <w:tcPr>
            <w:tcW w:w="4320" w:type="dxa"/>
          </w:tcPr>
          <w:p w14:paraId="51FEBCCF"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Start small, expand as teams gain experience</w:t>
            </w:r>
          </w:p>
        </w:tc>
      </w:tr>
      <w:tr w:rsidR="000A39C9" w14:paraId="6B474338"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CEC5D5" w14:textId="77777777" w:rsidR="000A39C9" w:rsidRDefault="000A39C9" w:rsidP="00CB7FDD">
            <w:r>
              <w:t>Easy Extension</w:t>
            </w:r>
          </w:p>
        </w:tc>
        <w:tc>
          <w:tcPr>
            <w:tcW w:w="4320" w:type="dxa"/>
          </w:tcPr>
          <w:p w14:paraId="1E883ADF"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Add new data sources by creating new sub-agents</w:t>
            </w:r>
          </w:p>
        </w:tc>
      </w:tr>
      <w:tr w:rsidR="000A39C9" w14:paraId="180028BC"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EA9CC1" w14:textId="77777777" w:rsidR="000A39C9" w:rsidRDefault="000A39C9" w:rsidP="00CB7FDD">
            <w:r>
              <w:t>Enterprise Ready</w:t>
            </w:r>
          </w:p>
        </w:tc>
        <w:tc>
          <w:tcPr>
            <w:tcW w:w="4320" w:type="dxa"/>
          </w:tcPr>
          <w:p w14:paraId="6E8C50AE"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proofErr w:type="spellStart"/>
            <w:r>
              <w:t>AgentCore</w:t>
            </w:r>
            <w:proofErr w:type="spellEnd"/>
            <w:r>
              <w:t xml:space="preserve"> provides production-grade agent management</w:t>
            </w:r>
          </w:p>
        </w:tc>
      </w:tr>
      <w:tr w:rsidR="000A39C9" w14:paraId="58EDCED9" w14:textId="77777777" w:rsidTr="00CB7F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278225" w14:textId="77777777" w:rsidR="000A39C9" w:rsidRDefault="000A39C9" w:rsidP="00CB7FDD">
            <w:r>
              <w:t>Cost Efficiency</w:t>
            </w:r>
          </w:p>
        </w:tc>
        <w:tc>
          <w:tcPr>
            <w:tcW w:w="4320" w:type="dxa"/>
          </w:tcPr>
          <w:p w14:paraId="5BB8BB14" w14:textId="77777777" w:rsidR="000A39C9" w:rsidRDefault="000A39C9" w:rsidP="00CB7FDD">
            <w:pPr>
              <w:cnfStyle w:val="000000010000" w:firstRow="0" w:lastRow="0" w:firstColumn="0" w:lastColumn="0" w:oddVBand="0" w:evenVBand="0" w:oddHBand="0" w:evenHBand="1" w:firstRowFirstColumn="0" w:firstRowLastColumn="0" w:lastRowFirstColumn="0" w:lastRowLastColumn="0"/>
            </w:pPr>
            <w:r>
              <w:t>Pay only for the modules you deploy and use</w:t>
            </w:r>
          </w:p>
        </w:tc>
      </w:tr>
      <w:tr w:rsidR="000A39C9" w14:paraId="323C6E61" w14:textId="77777777" w:rsidTr="00CB7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2539D8" w14:textId="77777777" w:rsidR="000A39C9" w:rsidRDefault="000A39C9" w:rsidP="00CB7FDD">
            <w:r>
              <w:t>Consistent UX</w:t>
            </w:r>
          </w:p>
        </w:tc>
        <w:tc>
          <w:tcPr>
            <w:tcW w:w="4320" w:type="dxa"/>
          </w:tcPr>
          <w:p w14:paraId="4D28D33B" w14:textId="77777777" w:rsidR="000A39C9" w:rsidRDefault="000A39C9" w:rsidP="00CB7FDD">
            <w:pPr>
              <w:cnfStyle w:val="000000100000" w:firstRow="0" w:lastRow="0" w:firstColumn="0" w:lastColumn="0" w:oddVBand="0" w:evenVBand="0" w:oddHBand="1" w:evenHBand="0" w:firstRowFirstColumn="0" w:firstRowLastColumn="0" w:lastRowFirstColumn="0" w:lastRowLastColumn="0"/>
            </w:pPr>
            <w:r>
              <w:t>Cloudscape design system matches AWS console experience</w:t>
            </w:r>
          </w:p>
        </w:tc>
      </w:tr>
    </w:tbl>
    <w:p w14:paraId="09F6D710" w14:textId="51F697C6" w:rsidR="0020569C" w:rsidRPr="0020569C" w:rsidRDefault="0020569C" w:rsidP="0020569C">
      <w:r w:rsidRPr="0020569C">
        <w:t>---</w:t>
      </w:r>
    </w:p>
    <w:p w14:paraId="28A82BF7" w14:textId="56EDA92C" w:rsidR="0020569C" w:rsidRPr="0020569C" w:rsidRDefault="0028458F" w:rsidP="0020569C">
      <w:r>
        <w:rPr>
          <w:i/>
          <w:iCs/>
        </w:rPr>
        <w:t>Dec</w:t>
      </w:r>
      <w:r w:rsidR="0020569C" w:rsidRPr="0020569C">
        <w:rPr>
          <w:i/>
          <w:iCs/>
        </w:rPr>
        <w:t xml:space="preserve"> 2025 — </w:t>
      </w:r>
      <w:r w:rsidR="009B38DA">
        <w:rPr>
          <w:i/>
          <w:iCs/>
        </w:rPr>
        <w:t>GenAI Demo Library</w:t>
      </w:r>
      <w:r w:rsidR="0020569C" w:rsidRPr="0020569C">
        <w:rPr>
          <w:i/>
          <w:iCs/>
        </w:rPr>
        <w:t xml:space="preserve"> Team — </w:t>
      </w:r>
      <w:r w:rsidR="009B38DA">
        <w:rPr>
          <w:i/>
          <w:iCs/>
        </w:rPr>
        <w:t>GenAI Demo Library</w:t>
      </w:r>
      <w:r w:rsidR="009B38DA" w:rsidRPr="0020569C">
        <w:rPr>
          <w:i/>
          <w:iCs/>
        </w:rPr>
        <w:t xml:space="preserve"> </w:t>
      </w:r>
      <w:r w:rsidR="0020569C" w:rsidRPr="0020569C">
        <w:rPr>
          <w:i/>
          <w:iCs/>
        </w:rPr>
        <w:t>Program PR/FAQ</w:t>
      </w:r>
    </w:p>
    <w:p w14:paraId="2E83B353" w14:textId="40CE5487" w:rsidR="006B1ED4" w:rsidRPr="008F72D0" w:rsidRDefault="0020569C">
      <w:r w:rsidRPr="0028458F">
        <w:rPr>
          <w:i/>
          <w:iCs/>
        </w:rPr>
        <w:t>AWS Confidential</w:t>
      </w:r>
    </w:p>
    <w:sectPr w:rsidR="006B1ED4" w:rsidRPr="008F72D0" w:rsidSect="006B1ED4">
      <w:headerReference w:type="default" r:id="rId13"/>
      <w:footerReference w:type="default" r:id="rId14"/>
      <w:pgSz w:w="12240" w:h="15840" w:code="1"/>
      <w:pgMar w:top="1440" w:right="1080" w:bottom="1440" w:left="108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randon, Thomas" w:date="2025-12-01T15:29:00Z" w:initials="BT">
    <w:p w14:paraId="2B955744" w14:textId="24806960" w:rsidR="00803B9C" w:rsidRDefault="00803B9C">
      <w:pPr>
        <w:pStyle w:val="CommentText"/>
      </w:pPr>
      <w:r>
        <w:rPr>
          <w:rStyle w:val="CommentReference"/>
        </w:rPr>
        <w:annotationRef/>
      </w:r>
      <w:r w:rsidRPr="5EEA9217">
        <w:t xml:space="preserve">Great doc overall, please minimize the number of bullet points however. </w:t>
      </w:r>
    </w:p>
  </w:comment>
  <w:comment w:id="1" w:author="Barandon, Thomas" w:date="2025-12-01T15:18:00Z" w:initials="BT">
    <w:p w14:paraId="051124A3" w14:textId="39F3FC32" w:rsidR="00803B9C" w:rsidRDefault="00803B9C">
      <w:pPr>
        <w:pStyle w:val="CommentText"/>
      </w:pPr>
      <w:r>
        <w:rPr>
          <w:rStyle w:val="CommentReference"/>
        </w:rPr>
        <w:annotationRef/>
      </w:r>
      <w:r w:rsidRPr="660871F2">
        <w:t xml:space="preserve">Limit to 5, for such project would even advise 3 to 4 max. There is potential to merge together some of them. </w:t>
      </w:r>
    </w:p>
  </w:comment>
  <w:comment w:id="2" w:author="Lecoq, Benjamin" w:date="2025-12-01T15:20:00Z" w:initials="LB">
    <w:p w14:paraId="577A0EC3" w14:textId="664880E7" w:rsidR="00803B9C" w:rsidRDefault="00803B9C">
      <w:pPr>
        <w:pStyle w:val="CommentText"/>
      </w:pPr>
      <w:r>
        <w:rPr>
          <w:rStyle w:val="CommentReference"/>
        </w:rPr>
        <w:annotationRef/>
      </w:r>
      <w:r w:rsidRPr="3157CB08">
        <w:t>ok</w:t>
      </w:r>
    </w:p>
  </w:comment>
  <w:comment w:id="3" w:author="Lecoq, Benjamin" w:date="2025-12-01T17:12:00Z" w:initials="LB">
    <w:p w14:paraId="1CFB34F9" w14:textId="07D08342" w:rsidR="00FE1094" w:rsidRDefault="00FE1094">
      <w:pPr>
        <w:pStyle w:val="CommentText"/>
      </w:pPr>
      <w:r>
        <w:rPr>
          <w:rStyle w:val="CommentReference"/>
        </w:rPr>
        <w:annotationRef/>
      </w:r>
      <w:r w:rsidRPr="2A14A167">
        <w:t>OK fixed</w:t>
      </w:r>
    </w:p>
  </w:comment>
  <w:comment w:id="4" w:author="Barandon, Thomas" w:date="2025-12-01T15:19:00Z" w:initials="BT">
    <w:p w14:paraId="6D39193B" w14:textId="5C59F3AC" w:rsidR="00803B9C" w:rsidRDefault="00803B9C">
      <w:pPr>
        <w:pStyle w:val="CommentText"/>
      </w:pPr>
      <w:r>
        <w:rPr>
          <w:rStyle w:val="CommentReference"/>
        </w:rPr>
        <w:annotationRef/>
      </w:r>
      <w:r w:rsidRPr="50B2AAF4">
        <w:t xml:space="preserve">Do we miss overall customer experience nehencement ? THis is business impacting as influencing trust / reputation. </w:t>
      </w:r>
    </w:p>
  </w:comment>
  <w:comment w:id="5" w:author="Lecoq, Benjamin" w:date="2025-12-02T11:17:00Z" w:initials="LB">
    <w:p w14:paraId="436AC91F" w14:textId="2CB76FB0" w:rsidR="00FE1094" w:rsidRDefault="00FE1094">
      <w:pPr>
        <w:pStyle w:val="CommentText"/>
      </w:pPr>
      <w:r>
        <w:rPr>
          <w:rStyle w:val="CommentReference"/>
        </w:rPr>
        <w:annotationRef/>
      </w:r>
      <w:r w:rsidRPr="0CCB55FE">
        <w:t>ok added and solved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955744" w15:done="1"/>
  <w15:commentEx w15:paraId="051124A3" w15:done="1"/>
  <w15:commentEx w15:paraId="577A0EC3" w15:paraIdParent="051124A3" w15:done="1"/>
  <w15:commentEx w15:paraId="1CFB34F9" w15:paraIdParent="051124A3" w15:done="1"/>
  <w15:commentEx w15:paraId="6D39193B" w15:done="1"/>
  <w15:commentEx w15:paraId="436AC91F" w15:paraIdParent="6D39193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B09CCE" w16cex:dateUtc="2025-12-01T14:29:00Z">
    <w16cex:extLst>
      <w16:ext w16:uri="{CE6994B0-6A32-4C9F-8C6B-6E91EDA988CE}">
        <cr:reactions xmlns:cr="http://schemas.microsoft.com/office/comments/2020/reactions">
          <cr:reaction reactionType="1">
            <cr:reactionInfo dateUtc="2025-12-01T14:30:18Z">
              <cr:user userId="S::bllecoq@amazon.fr::9b60a01e-5961-4675-baab-8b32b9a3789a" userProvider="AD" userName="Lecoq, Benjamin"/>
            </cr:reactionInfo>
          </cr:reaction>
        </cr:reactions>
      </w16:ext>
    </w16cex:extLst>
  </w16cex:commentExtensible>
  <w16cex:commentExtensible w16cex:durableId="41E270D4" w16cex:dateUtc="2025-12-01T14:18:00Z">
    <w16cex:extLst>
      <w16:ext w16:uri="{CE6994B0-6A32-4C9F-8C6B-6E91EDA988CE}">
        <cr:reactions xmlns:cr="http://schemas.microsoft.com/office/comments/2020/reactions">
          <cr:reaction reactionType="1">
            <cr:reactionInfo dateUtc="2025-12-01T14:30:46Z">
              <cr:user userId="S::bllecoq@amazon.fr::9b60a01e-5961-4675-baab-8b32b9a3789a" userProvider="AD" userName="Lecoq, Benjamin"/>
            </cr:reactionInfo>
          </cr:reaction>
        </cr:reactions>
      </w16:ext>
    </w16cex:extLst>
  </w16cex:commentExtensible>
  <w16cex:commentExtensible w16cex:durableId="65FF5041" w16cex:dateUtc="2025-12-01T14:20:00Z"/>
  <w16cex:commentExtensible w16cex:durableId="057067EF" w16cex:dateUtc="2025-12-01T16:12:00Z"/>
  <w16cex:commentExtensible w16cex:durableId="4F046C68" w16cex:dateUtc="2025-12-01T14:19:00Z"/>
  <w16cex:commentExtensible w16cex:durableId="3162322E" w16cex:dateUtc="2025-12-02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955744" w16cid:durableId="67B09CCE"/>
  <w16cid:commentId w16cid:paraId="051124A3" w16cid:durableId="41E270D4"/>
  <w16cid:commentId w16cid:paraId="577A0EC3" w16cid:durableId="65FF5041"/>
  <w16cid:commentId w16cid:paraId="1CFB34F9" w16cid:durableId="057067EF"/>
  <w16cid:commentId w16cid:paraId="6D39193B" w16cid:durableId="4F046C68"/>
  <w16cid:commentId w16cid:paraId="436AC91F" w16cid:durableId="316232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87D5C" w14:textId="77777777" w:rsidR="005742B4" w:rsidRDefault="005742B4">
      <w:pPr>
        <w:spacing w:after="0"/>
      </w:pPr>
      <w:r>
        <w:separator/>
      </w:r>
    </w:p>
  </w:endnote>
  <w:endnote w:type="continuationSeparator" w:id="0">
    <w:p w14:paraId="251A2038" w14:textId="77777777" w:rsidR="005742B4" w:rsidRDefault="005742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Yu Mincho">
    <w:altName w:val="游明朝"/>
    <w:panose1 w:val="00000000000000000000"/>
    <w:charset w:val="8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3047" w14:textId="6796E428" w:rsidR="00B44CA0" w:rsidRPr="005856FD" w:rsidRDefault="4536C539">
    <w:pPr>
      <w:pStyle w:val="Footer"/>
    </w:pPr>
    <w:r w:rsidRPr="4536C539">
      <w:rPr>
        <w:sz w:val="20"/>
        <w:szCs w:val="20"/>
      </w:rPr>
      <w:t>Amazon Confidential</w:t>
    </w:r>
    <w:ins w:id="7" w:author="Pagani, Pablo" w:date="2025-12-01T14:34:00Z">
      <w:r w:rsidRPr="4536C539">
        <w:rPr>
          <w:sz w:val="20"/>
          <w:szCs w:val="20"/>
        </w:rPr>
        <w:t xml:space="preserve"> </w:t>
      </w:r>
    </w:ins>
    <w:r w:rsidR="00C37FD8" w:rsidRPr="000E4DC9">
      <w:rPr>
        <w:sz w:val="20"/>
      </w:rPr>
      <w:ptab w:relativeTo="margin" w:alignment="center" w:leader="none"/>
    </w:r>
    <w:r w:rsidR="00C37FD8" w:rsidRPr="000E4DC9">
      <w:rPr>
        <w:sz w:val="20"/>
      </w:rPr>
      <w:ptab w:relativeTo="margin" w:alignment="right" w:leader="none"/>
    </w:r>
    <w:r w:rsidRPr="4536C539">
      <w:rPr>
        <w:sz w:val="20"/>
        <w:szCs w:val="20"/>
      </w:rPr>
      <w:t xml:space="preserve">Page </w:t>
    </w:r>
    <w:r w:rsidR="00C37FD8" w:rsidRPr="4536C539">
      <w:rPr>
        <w:sz w:val="20"/>
        <w:szCs w:val="20"/>
      </w:rPr>
      <w:fldChar w:fldCharType="begin"/>
    </w:r>
    <w:r w:rsidR="00C37FD8" w:rsidRPr="4536C539">
      <w:rPr>
        <w:sz w:val="20"/>
        <w:szCs w:val="20"/>
      </w:rPr>
      <w:instrText xml:space="preserve"> PAGE  \* Arabic  \* MERGEFORMAT </w:instrText>
    </w:r>
    <w:r w:rsidR="00C37FD8" w:rsidRPr="4536C539">
      <w:rPr>
        <w:sz w:val="20"/>
        <w:szCs w:val="20"/>
      </w:rPr>
      <w:fldChar w:fldCharType="separate"/>
    </w:r>
    <w:r w:rsidRPr="4536C539">
      <w:rPr>
        <w:sz w:val="20"/>
        <w:szCs w:val="20"/>
      </w:rPr>
      <w:t>1</w:t>
    </w:r>
    <w:r w:rsidR="00C37FD8" w:rsidRPr="4536C539">
      <w:rPr>
        <w:sz w:val="20"/>
        <w:szCs w:val="20"/>
      </w:rPr>
      <w:fldChar w:fldCharType="end"/>
    </w:r>
    <w:r w:rsidRPr="4536C539">
      <w:rPr>
        <w:sz w:val="20"/>
        <w:szCs w:val="20"/>
      </w:rPr>
      <w:t xml:space="preserve"> of </w:t>
    </w:r>
    <w:r w:rsidR="00C37FD8" w:rsidRPr="4536C539">
      <w:rPr>
        <w:sz w:val="20"/>
        <w:szCs w:val="20"/>
      </w:rPr>
      <w:fldChar w:fldCharType="begin"/>
    </w:r>
    <w:r w:rsidR="00C37FD8" w:rsidRPr="4536C539">
      <w:rPr>
        <w:sz w:val="20"/>
        <w:szCs w:val="20"/>
      </w:rPr>
      <w:instrText xml:space="preserve"> NUMPAGES  \* Arabic  \* MERGEFORMAT </w:instrText>
    </w:r>
    <w:r w:rsidR="00C37FD8" w:rsidRPr="4536C539">
      <w:rPr>
        <w:sz w:val="20"/>
        <w:szCs w:val="20"/>
      </w:rPr>
      <w:fldChar w:fldCharType="separate"/>
    </w:r>
    <w:r w:rsidRPr="4536C539">
      <w:rPr>
        <w:sz w:val="20"/>
        <w:szCs w:val="20"/>
      </w:rPr>
      <w:t>3</w:t>
    </w:r>
    <w:r w:rsidR="00C37FD8" w:rsidRPr="4536C539">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7A8D2" w14:textId="77777777" w:rsidR="005742B4" w:rsidRDefault="005742B4">
      <w:pPr>
        <w:spacing w:after="0"/>
      </w:pPr>
      <w:r>
        <w:separator/>
      </w:r>
    </w:p>
  </w:footnote>
  <w:footnote w:type="continuationSeparator" w:id="0">
    <w:p w14:paraId="783DCFC8" w14:textId="77777777" w:rsidR="005742B4" w:rsidRDefault="005742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75A0" w14:textId="77777777" w:rsidR="008667F6" w:rsidRPr="008667F6" w:rsidRDefault="007624C9" w:rsidP="008667F6">
    <w:pPr>
      <w:pStyle w:val="Header"/>
      <w:rPr>
        <w:sz w:val="20"/>
      </w:rPr>
    </w:pPr>
    <w:r>
      <w:rPr>
        <w:sz w:val="20"/>
      </w:rPr>
      <w:t xml:space="preserve">December 2025 - </w:t>
    </w:r>
    <w:r w:rsidR="008667F6" w:rsidRPr="008667F6">
      <w:rPr>
        <w:b/>
        <w:bCs/>
        <w:sz w:val="20"/>
      </w:rPr>
      <w:t>GenAI Accelerators for TAM Operations &amp; Readiness</w:t>
    </w:r>
  </w:p>
  <w:p w14:paraId="5C727EA8" w14:textId="6A062ADA" w:rsidR="00B44CA0" w:rsidRPr="005856FD" w:rsidRDefault="00B44CA0">
    <w:pPr>
      <w:pStyle w:val="Header"/>
    </w:pPr>
  </w:p>
</w:hdr>
</file>

<file path=word/intelligence2.xml><?xml version="1.0" encoding="utf-8"?>
<int2:intelligence xmlns:int2="http://schemas.microsoft.com/office/intelligence/2020/intelligence" xmlns:oel="http://schemas.microsoft.com/office/2019/extlst">
  <int2:observations>
    <int2:textHash int2:hashCode="zFGXp9R2C0FJyO" int2:id="5GRyQZVb">
      <int2:state int2:value="Rejected" int2:type="spell"/>
    </int2:textHash>
    <int2:textHash int2:hashCode="RRRl+0M0Ca495o" int2:id="YhvM49u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61CA15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F3C234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C577835"/>
    <w:multiLevelType w:val="hybridMultilevel"/>
    <w:tmpl w:val="5A501D2C"/>
    <w:lvl w:ilvl="0" w:tplc="7F5C7C62">
      <w:start w:val="1"/>
      <w:numFmt w:val="bullet"/>
      <w:lvlText w:val="-"/>
      <w:lvlJc w:val="left"/>
      <w:pPr>
        <w:ind w:left="530" w:hanging="360"/>
      </w:pPr>
      <w:rPr>
        <w:rFonts w:ascii="Aptos" w:hAnsi="Aptos" w:hint="default"/>
      </w:rPr>
    </w:lvl>
    <w:lvl w:ilvl="1" w:tplc="582868DA">
      <w:start w:val="1"/>
      <w:numFmt w:val="bullet"/>
      <w:lvlText w:val="o"/>
      <w:lvlJc w:val="left"/>
      <w:pPr>
        <w:ind w:left="1250" w:hanging="360"/>
      </w:pPr>
      <w:rPr>
        <w:rFonts w:ascii="Courier New" w:hAnsi="Courier New" w:hint="default"/>
      </w:rPr>
    </w:lvl>
    <w:lvl w:ilvl="2" w:tplc="D3EA5264">
      <w:start w:val="1"/>
      <w:numFmt w:val="bullet"/>
      <w:lvlText w:val=""/>
      <w:lvlJc w:val="left"/>
      <w:pPr>
        <w:ind w:left="1970" w:hanging="360"/>
      </w:pPr>
      <w:rPr>
        <w:rFonts w:ascii="Wingdings" w:hAnsi="Wingdings" w:hint="default"/>
      </w:rPr>
    </w:lvl>
    <w:lvl w:ilvl="3" w:tplc="39FE3326">
      <w:start w:val="1"/>
      <w:numFmt w:val="bullet"/>
      <w:lvlText w:val=""/>
      <w:lvlJc w:val="left"/>
      <w:pPr>
        <w:ind w:left="2690" w:hanging="360"/>
      </w:pPr>
      <w:rPr>
        <w:rFonts w:ascii="Symbol" w:hAnsi="Symbol" w:hint="default"/>
      </w:rPr>
    </w:lvl>
    <w:lvl w:ilvl="4" w:tplc="BCC682D8">
      <w:start w:val="1"/>
      <w:numFmt w:val="bullet"/>
      <w:lvlText w:val="o"/>
      <w:lvlJc w:val="left"/>
      <w:pPr>
        <w:ind w:left="3410" w:hanging="360"/>
      </w:pPr>
      <w:rPr>
        <w:rFonts w:ascii="Courier New" w:hAnsi="Courier New" w:hint="default"/>
      </w:rPr>
    </w:lvl>
    <w:lvl w:ilvl="5" w:tplc="18304044">
      <w:start w:val="1"/>
      <w:numFmt w:val="bullet"/>
      <w:lvlText w:val=""/>
      <w:lvlJc w:val="left"/>
      <w:pPr>
        <w:ind w:left="4130" w:hanging="360"/>
      </w:pPr>
      <w:rPr>
        <w:rFonts w:ascii="Wingdings" w:hAnsi="Wingdings" w:hint="default"/>
      </w:rPr>
    </w:lvl>
    <w:lvl w:ilvl="6" w:tplc="E5EAF4AC">
      <w:start w:val="1"/>
      <w:numFmt w:val="bullet"/>
      <w:lvlText w:val=""/>
      <w:lvlJc w:val="left"/>
      <w:pPr>
        <w:ind w:left="4850" w:hanging="360"/>
      </w:pPr>
      <w:rPr>
        <w:rFonts w:ascii="Symbol" w:hAnsi="Symbol" w:hint="default"/>
      </w:rPr>
    </w:lvl>
    <w:lvl w:ilvl="7" w:tplc="EB0A64CC">
      <w:start w:val="1"/>
      <w:numFmt w:val="bullet"/>
      <w:lvlText w:val="o"/>
      <w:lvlJc w:val="left"/>
      <w:pPr>
        <w:ind w:left="5570" w:hanging="360"/>
      </w:pPr>
      <w:rPr>
        <w:rFonts w:ascii="Courier New" w:hAnsi="Courier New" w:hint="default"/>
      </w:rPr>
    </w:lvl>
    <w:lvl w:ilvl="8" w:tplc="4874EFA2">
      <w:start w:val="1"/>
      <w:numFmt w:val="bullet"/>
      <w:lvlText w:val=""/>
      <w:lvlJc w:val="left"/>
      <w:pPr>
        <w:ind w:left="6290" w:hanging="360"/>
      </w:pPr>
      <w:rPr>
        <w:rFonts w:ascii="Wingdings" w:hAnsi="Wingdings" w:hint="default"/>
      </w:rPr>
    </w:lvl>
  </w:abstractNum>
  <w:abstractNum w:abstractNumId="3" w15:restartNumberingAfterBreak="0">
    <w:nsid w:val="19620BAE"/>
    <w:multiLevelType w:val="hybridMultilevel"/>
    <w:tmpl w:val="A6162414"/>
    <w:lvl w:ilvl="0" w:tplc="AF3C2342">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F42686"/>
    <w:multiLevelType w:val="hybridMultilevel"/>
    <w:tmpl w:val="4F1C6520"/>
    <w:lvl w:ilvl="0" w:tplc="4CBE9ADE">
      <w:numFmt w:val="bullet"/>
      <w:lvlText w:val="-"/>
      <w:lvlJc w:val="left"/>
      <w:pPr>
        <w:ind w:left="700" w:hanging="360"/>
      </w:pPr>
      <w:rPr>
        <w:rFonts w:ascii="Calibri" w:eastAsia="Calibri" w:hAnsi="Calibri" w:cs="Calibri" w:hint="default"/>
      </w:rPr>
    </w:lvl>
    <w:lvl w:ilvl="1" w:tplc="040C0003" w:tentative="1">
      <w:start w:val="1"/>
      <w:numFmt w:val="bullet"/>
      <w:lvlText w:val="o"/>
      <w:lvlJc w:val="left"/>
      <w:pPr>
        <w:ind w:left="1610" w:hanging="360"/>
      </w:pPr>
      <w:rPr>
        <w:rFonts w:ascii="Courier New" w:hAnsi="Courier New" w:cs="Courier New" w:hint="default"/>
      </w:rPr>
    </w:lvl>
    <w:lvl w:ilvl="2" w:tplc="040C0005" w:tentative="1">
      <w:start w:val="1"/>
      <w:numFmt w:val="bullet"/>
      <w:lvlText w:val=""/>
      <w:lvlJc w:val="left"/>
      <w:pPr>
        <w:ind w:left="2330" w:hanging="360"/>
      </w:pPr>
      <w:rPr>
        <w:rFonts w:ascii="Wingdings" w:hAnsi="Wingdings" w:hint="default"/>
      </w:rPr>
    </w:lvl>
    <w:lvl w:ilvl="3" w:tplc="040C0001" w:tentative="1">
      <w:start w:val="1"/>
      <w:numFmt w:val="bullet"/>
      <w:lvlText w:val=""/>
      <w:lvlJc w:val="left"/>
      <w:pPr>
        <w:ind w:left="3050" w:hanging="360"/>
      </w:pPr>
      <w:rPr>
        <w:rFonts w:ascii="Symbol" w:hAnsi="Symbol" w:hint="default"/>
      </w:rPr>
    </w:lvl>
    <w:lvl w:ilvl="4" w:tplc="040C0003" w:tentative="1">
      <w:start w:val="1"/>
      <w:numFmt w:val="bullet"/>
      <w:lvlText w:val="o"/>
      <w:lvlJc w:val="left"/>
      <w:pPr>
        <w:ind w:left="3770" w:hanging="360"/>
      </w:pPr>
      <w:rPr>
        <w:rFonts w:ascii="Courier New" w:hAnsi="Courier New" w:cs="Courier New" w:hint="default"/>
      </w:rPr>
    </w:lvl>
    <w:lvl w:ilvl="5" w:tplc="040C0005" w:tentative="1">
      <w:start w:val="1"/>
      <w:numFmt w:val="bullet"/>
      <w:lvlText w:val=""/>
      <w:lvlJc w:val="left"/>
      <w:pPr>
        <w:ind w:left="4490" w:hanging="360"/>
      </w:pPr>
      <w:rPr>
        <w:rFonts w:ascii="Wingdings" w:hAnsi="Wingdings" w:hint="default"/>
      </w:rPr>
    </w:lvl>
    <w:lvl w:ilvl="6" w:tplc="040C0001" w:tentative="1">
      <w:start w:val="1"/>
      <w:numFmt w:val="bullet"/>
      <w:lvlText w:val=""/>
      <w:lvlJc w:val="left"/>
      <w:pPr>
        <w:ind w:left="5210" w:hanging="360"/>
      </w:pPr>
      <w:rPr>
        <w:rFonts w:ascii="Symbol" w:hAnsi="Symbol" w:hint="default"/>
      </w:rPr>
    </w:lvl>
    <w:lvl w:ilvl="7" w:tplc="040C0003" w:tentative="1">
      <w:start w:val="1"/>
      <w:numFmt w:val="bullet"/>
      <w:lvlText w:val="o"/>
      <w:lvlJc w:val="left"/>
      <w:pPr>
        <w:ind w:left="5930" w:hanging="360"/>
      </w:pPr>
      <w:rPr>
        <w:rFonts w:ascii="Courier New" w:hAnsi="Courier New" w:cs="Courier New" w:hint="default"/>
      </w:rPr>
    </w:lvl>
    <w:lvl w:ilvl="8" w:tplc="040C0005" w:tentative="1">
      <w:start w:val="1"/>
      <w:numFmt w:val="bullet"/>
      <w:lvlText w:val=""/>
      <w:lvlJc w:val="left"/>
      <w:pPr>
        <w:ind w:left="6650" w:hanging="360"/>
      </w:pPr>
      <w:rPr>
        <w:rFonts w:ascii="Wingdings" w:hAnsi="Wingdings" w:hint="default"/>
      </w:rPr>
    </w:lvl>
  </w:abstractNum>
  <w:abstractNum w:abstractNumId="5" w15:restartNumberingAfterBreak="0">
    <w:nsid w:val="285B75B6"/>
    <w:multiLevelType w:val="hybridMultilevel"/>
    <w:tmpl w:val="1F7C1800"/>
    <w:lvl w:ilvl="0" w:tplc="AF3C2342">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C204F59"/>
    <w:multiLevelType w:val="hybridMultilevel"/>
    <w:tmpl w:val="A732B0E0"/>
    <w:lvl w:ilvl="0" w:tplc="4CBE9ADE">
      <w:numFmt w:val="bullet"/>
      <w:lvlText w:val="-"/>
      <w:lvlJc w:val="left"/>
      <w:pPr>
        <w:ind w:left="530" w:hanging="360"/>
      </w:pPr>
      <w:rPr>
        <w:rFonts w:ascii="Calibri" w:eastAsia="Calibri" w:hAnsi="Calibri" w:cs="Calibri"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7" w15:restartNumberingAfterBreak="0">
    <w:nsid w:val="59E52DE0"/>
    <w:multiLevelType w:val="hybridMultilevel"/>
    <w:tmpl w:val="D7A6A936"/>
    <w:lvl w:ilvl="0" w:tplc="1CB8223E">
      <w:start w:val="1"/>
      <w:numFmt w:val="bullet"/>
      <w:lvlText w:val=""/>
      <w:lvlJc w:val="left"/>
      <w:pPr>
        <w:ind w:left="720" w:hanging="360"/>
      </w:pPr>
      <w:rPr>
        <w:rFonts w:ascii="Symbol" w:hAnsi="Symbol" w:hint="default"/>
      </w:rPr>
    </w:lvl>
    <w:lvl w:ilvl="1" w:tplc="F0D24B26">
      <w:start w:val="1"/>
      <w:numFmt w:val="bullet"/>
      <w:lvlText w:val="o"/>
      <w:lvlJc w:val="left"/>
      <w:pPr>
        <w:ind w:left="1440" w:hanging="360"/>
      </w:pPr>
      <w:rPr>
        <w:rFonts w:ascii="Courier New" w:hAnsi="Courier New" w:hint="default"/>
      </w:rPr>
    </w:lvl>
    <w:lvl w:ilvl="2" w:tplc="42CCFE02">
      <w:start w:val="1"/>
      <w:numFmt w:val="bullet"/>
      <w:lvlText w:val=""/>
      <w:lvlJc w:val="left"/>
      <w:pPr>
        <w:ind w:left="2160" w:hanging="360"/>
      </w:pPr>
      <w:rPr>
        <w:rFonts w:ascii="Wingdings" w:hAnsi="Wingdings" w:hint="default"/>
      </w:rPr>
    </w:lvl>
    <w:lvl w:ilvl="3" w:tplc="5F86FA40">
      <w:start w:val="1"/>
      <w:numFmt w:val="bullet"/>
      <w:lvlText w:val=""/>
      <w:lvlJc w:val="left"/>
      <w:pPr>
        <w:ind w:left="2880" w:hanging="360"/>
      </w:pPr>
      <w:rPr>
        <w:rFonts w:ascii="Symbol" w:hAnsi="Symbol" w:hint="default"/>
      </w:rPr>
    </w:lvl>
    <w:lvl w:ilvl="4" w:tplc="F6BC0F8C">
      <w:start w:val="1"/>
      <w:numFmt w:val="bullet"/>
      <w:lvlText w:val="o"/>
      <w:lvlJc w:val="left"/>
      <w:pPr>
        <w:ind w:left="3600" w:hanging="360"/>
      </w:pPr>
      <w:rPr>
        <w:rFonts w:ascii="Courier New" w:hAnsi="Courier New" w:hint="default"/>
      </w:rPr>
    </w:lvl>
    <w:lvl w:ilvl="5" w:tplc="ECD08A44">
      <w:start w:val="1"/>
      <w:numFmt w:val="bullet"/>
      <w:lvlText w:val=""/>
      <w:lvlJc w:val="left"/>
      <w:pPr>
        <w:ind w:left="4320" w:hanging="360"/>
      </w:pPr>
      <w:rPr>
        <w:rFonts w:ascii="Wingdings" w:hAnsi="Wingdings" w:hint="default"/>
      </w:rPr>
    </w:lvl>
    <w:lvl w:ilvl="6" w:tplc="E9BA072C">
      <w:start w:val="1"/>
      <w:numFmt w:val="bullet"/>
      <w:lvlText w:val=""/>
      <w:lvlJc w:val="left"/>
      <w:pPr>
        <w:ind w:left="5040" w:hanging="360"/>
      </w:pPr>
      <w:rPr>
        <w:rFonts w:ascii="Symbol" w:hAnsi="Symbol" w:hint="default"/>
      </w:rPr>
    </w:lvl>
    <w:lvl w:ilvl="7" w:tplc="8E54903A">
      <w:start w:val="1"/>
      <w:numFmt w:val="bullet"/>
      <w:lvlText w:val="o"/>
      <w:lvlJc w:val="left"/>
      <w:pPr>
        <w:ind w:left="5760" w:hanging="360"/>
      </w:pPr>
      <w:rPr>
        <w:rFonts w:ascii="Courier New" w:hAnsi="Courier New" w:hint="default"/>
      </w:rPr>
    </w:lvl>
    <w:lvl w:ilvl="8" w:tplc="7E6A4062">
      <w:start w:val="1"/>
      <w:numFmt w:val="bullet"/>
      <w:lvlText w:val=""/>
      <w:lvlJc w:val="left"/>
      <w:pPr>
        <w:ind w:left="6480" w:hanging="360"/>
      </w:pPr>
      <w:rPr>
        <w:rFonts w:ascii="Wingdings" w:hAnsi="Wingdings" w:hint="default"/>
      </w:rPr>
    </w:lvl>
  </w:abstractNum>
  <w:abstractNum w:abstractNumId="8" w15:restartNumberingAfterBreak="0">
    <w:nsid w:val="5D17133B"/>
    <w:multiLevelType w:val="hybridMultilevel"/>
    <w:tmpl w:val="008404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F0C6CE5"/>
    <w:multiLevelType w:val="hybridMultilevel"/>
    <w:tmpl w:val="2232233E"/>
    <w:lvl w:ilvl="0" w:tplc="FFFFFFFF">
      <w:start w:val="1"/>
      <w:numFmt w:val="decimal"/>
      <w:pStyle w:val="ListParagraph"/>
      <w:lvlText w:val="%1."/>
      <w:lvlJc w:val="left"/>
      <w:pPr>
        <w:ind w:left="53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817182"/>
    <w:multiLevelType w:val="hybridMultilevel"/>
    <w:tmpl w:val="B4DE5852"/>
    <w:lvl w:ilvl="0" w:tplc="040C0001">
      <w:start w:val="1"/>
      <w:numFmt w:val="bullet"/>
      <w:lvlText w:val=""/>
      <w:lvlJc w:val="left"/>
      <w:pPr>
        <w:ind w:left="530" w:hanging="360"/>
      </w:pPr>
      <w:rPr>
        <w:rFonts w:ascii="Symbol" w:hAnsi="Symbol"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abstractNum w:abstractNumId="11" w15:restartNumberingAfterBreak="0">
    <w:nsid w:val="73097782"/>
    <w:multiLevelType w:val="hybridMultilevel"/>
    <w:tmpl w:val="6B72817E"/>
    <w:lvl w:ilvl="0" w:tplc="4CBE9ADE">
      <w:numFmt w:val="bullet"/>
      <w:lvlText w:val="-"/>
      <w:lvlJc w:val="left"/>
      <w:pPr>
        <w:ind w:left="530" w:hanging="360"/>
      </w:pPr>
      <w:rPr>
        <w:rFonts w:ascii="Calibri" w:eastAsia="Calibri" w:hAnsi="Calibri" w:cs="Calibri" w:hint="default"/>
      </w:rPr>
    </w:lvl>
    <w:lvl w:ilvl="1" w:tplc="FFFFFFFF" w:tentative="1">
      <w:start w:val="1"/>
      <w:numFmt w:val="bullet"/>
      <w:lvlText w:val="o"/>
      <w:lvlJc w:val="left"/>
      <w:pPr>
        <w:ind w:left="1250" w:hanging="360"/>
      </w:pPr>
      <w:rPr>
        <w:rFonts w:ascii="Courier New" w:hAnsi="Courier New" w:cs="Courier New" w:hint="default"/>
      </w:rPr>
    </w:lvl>
    <w:lvl w:ilvl="2" w:tplc="FFFFFFFF" w:tentative="1">
      <w:start w:val="1"/>
      <w:numFmt w:val="bullet"/>
      <w:lvlText w:val=""/>
      <w:lvlJc w:val="left"/>
      <w:pPr>
        <w:ind w:left="1970" w:hanging="360"/>
      </w:pPr>
      <w:rPr>
        <w:rFonts w:ascii="Wingdings" w:hAnsi="Wingdings" w:hint="default"/>
      </w:rPr>
    </w:lvl>
    <w:lvl w:ilvl="3" w:tplc="FFFFFFFF" w:tentative="1">
      <w:start w:val="1"/>
      <w:numFmt w:val="bullet"/>
      <w:lvlText w:val=""/>
      <w:lvlJc w:val="left"/>
      <w:pPr>
        <w:ind w:left="2690" w:hanging="360"/>
      </w:pPr>
      <w:rPr>
        <w:rFonts w:ascii="Symbol" w:hAnsi="Symbol" w:hint="default"/>
      </w:rPr>
    </w:lvl>
    <w:lvl w:ilvl="4" w:tplc="FFFFFFFF" w:tentative="1">
      <w:start w:val="1"/>
      <w:numFmt w:val="bullet"/>
      <w:lvlText w:val="o"/>
      <w:lvlJc w:val="left"/>
      <w:pPr>
        <w:ind w:left="3410" w:hanging="360"/>
      </w:pPr>
      <w:rPr>
        <w:rFonts w:ascii="Courier New" w:hAnsi="Courier New" w:cs="Courier New" w:hint="default"/>
      </w:rPr>
    </w:lvl>
    <w:lvl w:ilvl="5" w:tplc="FFFFFFFF" w:tentative="1">
      <w:start w:val="1"/>
      <w:numFmt w:val="bullet"/>
      <w:lvlText w:val=""/>
      <w:lvlJc w:val="left"/>
      <w:pPr>
        <w:ind w:left="4130" w:hanging="360"/>
      </w:pPr>
      <w:rPr>
        <w:rFonts w:ascii="Wingdings" w:hAnsi="Wingdings" w:hint="default"/>
      </w:rPr>
    </w:lvl>
    <w:lvl w:ilvl="6" w:tplc="FFFFFFFF" w:tentative="1">
      <w:start w:val="1"/>
      <w:numFmt w:val="bullet"/>
      <w:lvlText w:val=""/>
      <w:lvlJc w:val="left"/>
      <w:pPr>
        <w:ind w:left="4850" w:hanging="360"/>
      </w:pPr>
      <w:rPr>
        <w:rFonts w:ascii="Symbol" w:hAnsi="Symbol" w:hint="default"/>
      </w:rPr>
    </w:lvl>
    <w:lvl w:ilvl="7" w:tplc="FFFFFFFF" w:tentative="1">
      <w:start w:val="1"/>
      <w:numFmt w:val="bullet"/>
      <w:lvlText w:val="o"/>
      <w:lvlJc w:val="left"/>
      <w:pPr>
        <w:ind w:left="5570" w:hanging="360"/>
      </w:pPr>
      <w:rPr>
        <w:rFonts w:ascii="Courier New" w:hAnsi="Courier New" w:cs="Courier New" w:hint="default"/>
      </w:rPr>
    </w:lvl>
    <w:lvl w:ilvl="8" w:tplc="FFFFFFFF" w:tentative="1">
      <w:start w:val="1"/>
      <w:numFmt w:val="bullet"/>
      <w:lvlText w:val=""/>
      <w:lvlJc w:val="left"/>
      <w:pPr>
        <w:ind w:left="6290" w:hanging="360"/>
      </w:pPr>
      <w:rPr>
        <w:rFonts w:ascii="Wingdings" w:hAnsi="Wingdings" w:hint="default"/>
      </w:rPr>
    </w:lvl>
  </w:abstractNum>
  <w:abstractNum w:abstractNumId="12" w15:restartNumberingAfterBreak="0">
    <w:nsid w:val="7B316C25"/>
    <w:multiLevelType w:val="hybridMultilevel"/>
    <w:tmpl w:val="42C6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C97DE71"/>
    <w:multiLevelType w:val="hybridMultilevel"/>
    <w:tmpl w:val="87C29D44"/>
    <w:lvl w:ilvl="0" w:tplc="B5CCEEE4">
      <w:start w:val="1"/>
      <w:numFmt w:val="bullet"/>
      <w:lvlText w:val=""/>
      <w:lvlJc w:val="left"/>
      <w:pPr>
        <w:ind w:left="720" w:hanging="360"/>
      </w:pPr>
      <w:rPr>
        <w:rFonts w:ascii="Symbol" w:hAnsi="Symbol" w:hint="default"/>
      </w:rPr>
    </w:lvl>
    <w:lvl w:ilvl="1" w:tplc="2DE28FEE">
      <w:start w:val="1"/>
      <w:numFmt w:val="bullet"/>
      <w:lvlText w:val="o"/>
      <w:lvlJc w:val="left"/>
      <w:pPr>
        <w:ind w:left="1440" w:hanging="360"/>
      </w:pPr>
      <w:rPr>
        <w:rFonts w:ascii="Courier New" w:hAnsi="Courier New" w:hint="default"/>
      </w:rPr>
    </w:lvl>
    <w:lvl w:ilvl="2" w:tplc="33C44E22">
      <w:start w:val="1"/>
      <w:numFmt w:val="bullet"/>
      <w:lvlText w:val=""/>
      <w:lvlJc w:val="left"/>
      <w:pPr>
        <w:ind w:left="2160" w:hanging="360"/>
      </w:pPr>
      <w:rPr>
        <w:rFonts w:ascii="Wingdings" w:hAnsi="Wingdings" w:hint="default"/>
      </w:rPr>
    </w:lvl>
    <w:lvl w:ilvl="3" w:tplc="C7C8E6AE">
      <w:start w:val="1"/>
      <w:numFmt w:val="bullet"/>
      <w:lvlText w:val=""/>
      <w:lvlJc w:val="left"/>
      <w:pPr>
        <w:ind w:left="2880" w:hanging="360"/>
      </w:pPr>
      <w:rPr>
        <w:rFonts w:ascii="Symbol" w:hAnsi="Symbol" w:hint="default"/>
      </w:rPr>
    </w:lvl>
    <w:lvl w:ilvl="4" w:tplc="64360A8E">
      <w:start w:val="1"/>
      <w:numFmt w:val="bullet"/>
      <w:lvlText w:val="o"/>
      <w:lvlJc w:val="left"/>
      <w:pPr>
        <w:ind w:left="3600" w:hanging="360"/>
      </w:pPr>
      <w:rPr>
        <w:rFonts w:ascii="Courier New" w:hAnsi="Courier New" w:hint="default"/>
      </w:rPr>
    </w:lvl>
    <w:lvl w:ilvl="5" w:tplc="3702A0E4">
      <w:start w:val="1"/>
      <w:numFmt w:val="bullet"/>
      <w:lvlText w:val=""/>
      <w:lvlJc w:val="left"/>
      <w:pPr>
        <w:ind w:left="4320" w:hanging="360"/>
      </w:pPr>
      <w:rPr>
        <w:rFonts w:ascii="Wingdings" w:hAnsi="Wingdings" w:hint="default"/>
      </w:rPr>
    </w:lvl>
    <w:lvl w:ilvl="6" w:tplc="C25E1C76">
      <w:start w:val="1"/>
      <w:numFmt w:val="bullet"/>
      <w:lvlText w:val=""/>
      <w:lvlJc w:val="left"/>
      <w:pPr>
        <w:ind w:left="5040" w:hanging="360"/>
      </w:pPr>
      <w:rPr>
        <w:rFonts w:ascii="Symbol" w:hAnsi="Symbol" w:hint="default"/>
      </w:rPr>
    </w:lvl>
    <w:lvl w:ilvl="7" w:tplc="3FE49FE8">
      <w:start w:val="1"/>
      <w:numFmt w:val="bullet"/>
      <w:lvlText w:val="o"/>
      <w:lvlJc w:val="left"/>
      <w:pPr>
        <w:ind w:left="5760" w:hanging="360"/>
      </w:pPr>
      <w:rPr>
        <w:rFonts w:ascii="Courier New" w:hAnsi="Courier New" w:hint="default"/>
      </w:rPr>
    </w:lvl>
    <w:lvl w:ilvl="8" w:tplc="FDE284E8">
      <w:start w:val="1"/>
      <w:numFmt w:val="bullet"/>
      <w:lvlText w:val=""/>
      <w:lvlJc w:val="left"/>
      <w:pPr>
        <w:ind w:left="6480" w:hanging="360"/>
      </w:pPr>
      <w:rPr>
        <w:rFonts w:ascii="Wingdings" w:hAnsi="Wingdings" w:hint="default"/>
      </w:rPr>
    </w:lvl>
  </w:abstractNum>
  <w:abstractNum w:abstractNumId="14" w15:restartNumberingAfterBreak="0">
    <w:nsid w:val="7F483B3A"/>
    <w:multiLevelType w:val="hybridMultilevel"/>
    <w:tmpl w:val="CC905B72"/>
    <w:lvl w:ilvl="0" w:tplc="4CBE9ADE">
      <w:numFmt w:val="bullet"/>
      <w:lvlText w:val="-"/>
      <w:lvlJc w:val="left"/>
      <w:pPr>
        <w:ind w:left="530" w:hanging="360"/>
      </w:pPr>
      <w:rPr>
        <w:rFonts w:ascii="Calibri" w:eastAsia="Calibri" w:hAnsi="Calibri" w:cs="Calibri" w:hint="default"/>
      </w:rPr>
    </w:lvl>
    <w:lvl w:ilvl="1" w:tplc="040C0003" w:tentative="1">
      <w:start w:val="1"/>
      <w:numFmt w:val="bullet"/>
      <w:lvlText w:val="o"/>
      <w:lvlJc w:val="left"/>
      <w:pPr>
        <w:ind w:left="1250" w:hanging="360"/>
      </w:pPr>
      <w:rPr>
        <w:rFonts w:ascii="Courier New" w:hAnsi="Courier New" w:cs="Courier New" w:hint="default"/>
      </w:rPr>
    </w:lvl>
    <w:lvl w:ilvl="2" w:tplc="040C0005" w:tentative="1">
      <w:start w:val="1"/>
      <w:numFmt w:val="bullet"/>
      <w:lvlText w:val=""/>
      <w:lvlJc w:val="left"/>
      <w:pPr>
        <w:ind w:left="1970" w:hanging="360"/>
      </w:pPr>
      <w:rPr>
        <w:rFonts w:ascii="Wingdings" w:hAnsi="Wingdings" w:hint="default"/>
      </w:rPr>
    </w:lvl>
    <w:lvl w:ilvl="3" w:tplc="040C0001" w:tentative="1">
      <w:start w:val="1"/>
      <w:numFmt w:val="bullet"/>
      <w:lvlText w:val=""/>
      <w:lvlJc w:val="left"/>
      <w:pPr>
        <w:ind w:left="2690" w:hanging="360"/>
      </w:pPr>
      <w:rPr>
        <w:rFonts w:ascii="Symbol" w:hAnsi="Symbol" w:hint="default"/>
      </w:rPr>
    </w:lvl>
    <w:lvl w:ilvl="4" w:tplc="040C0003" w:tentative="1">
      <w:start w:val="1"/>
      <w:numFmt w:val="bullet"/>
      <w:lvlText w:val="o"/>
      <w:lvlJc w:val="left"/>
      <w:pPr>
        <w:ind w:left="3410" w:hanging="360"/>
      </w:pPr>
      <w:rPr>
        <w:rFonts w:ascii="Courier New" w:hAnsi="Courier New" w:cs="Courier New" w:hint="default"/>
      </w:rPr>
    </w:lvl>
    <w:lvl w:ilvl="5" w:tplc="040C0005" w:tentative="1">
      <w:start w:val="1"/>
      <w:numFmt w:val="bullet"/>
      <w:lvlText w:val=""/>
      <w:lvlJc w:val="left"/>
      <w:pPr>
        <w:ind w:left="4130" w:hanging="360"/>
      </w:pPr>
      <w:rPr>
        <w:rFonts w:ascii="Wingdings" w:hAnsi="Wingdings" w:hint="default"/>
      </w:rPr>
    </w:lvl>
    <w:lvl w:ilvl="6" w:tplc="040C0001" w:tentative="1">
      <w:start w:val="1"/>
      <w:numFmt w:val="bullet"/>
      <w:lvlText w:val=""/>
      <w:lvlJc w:val="left"/>
      <w:pPr>
        <w:ind w:left="4850" w:hanging="360"/>
      </w:pPr>
      <w:rPr>
        <w:rFonts w:ascii="Symbol" w:hAnsi="Symbol" w:hint="default"/>
      </w:rPr>
    </w:lvl>
    <w:lvl w:ilvl="7" w:tplc="040C0003" w:tentative="1">
      <w:start w:val="1"/>
      <w:numFmt w:val="bullet"/>
      <w:lvlText w:val="o"/>
      <w:lvlJc w:val="left"/>
      <w:pPr>
        <w:ind w:left="5570" w:hanging="360"/>
      </w:pPr>
      <w:rPr>
        <w:rFonts w:ascii="Courier New" w:hAnsi="Courier New" w:cs="Courier New" w:hint="default"/>
      </w:rPr>
    </w:lvl>
    <w:lvl w:ilvl="8" w:tplc="040C0005" w:tentative="1">
      <w:start w:val="1"/>
      <w:numFmt w:val="bullet"/>
      <w:lvlText w:val=""/>
      <w:lvlJc w:val="left"/>
      <w:pPr>
        <w:ind w:left="6290" w:hanging="360"/>
      </w:pPr>
      <w:rPr>
        <w:rFonts w:ascii="Wingdings" w:hAnsi="Wingdings" w:hint="default"/>
      </w:rPr>
    </w:lvl>
  </w:abstractNum>
  <w:num w:numId="1" w16cid:durableId="388774673">
    <w:abstractNumId w:val="2"/>
  </w:num>
  <w:num w:numId="2" w16cid:durableId="974682935">
    <w:abstractNumId w:val="7"/>
  </w:num>
  <w:num w:numId="3" w16cid:durableId="635835099">
    <w:abstractNumId w:val="13"/>
  </w:num>
  <w:num w:numId="4" w16cid:durableId="1718429004">
    <w:abstractNumId w:val="9"/>
  </w:num>
  <w:num w:numId="5" w16cid:durableId="2050717065">
    <w:abstractNumId w:val="9"/>
  </w:num>
  <w:num w:numId="6" w16cid:durableId="1892963232">
    <w:abstractNumId w:val="10"/>
  </w:num>
  <w:num w:numId="7" w16cid:durableId="104540673">
    <w:abstractNumId w:val="6"/>
  </w:num>
  <w:num w:numId="8" w16cid:durableId="1981613696">
    <w:abstractNumId w:val="4"/>
  </w:num>
  <w:num w:numId="9" w16cid:durableId="1435440311">
    <w:abstractNumId w:val="14"/>
  </w:num>
  <w:num w:numId="10" w16cid:durableId="1995451145">
    <w:abstractNumId w:val="11"/>
  </w:num>
  <w:num w:numId="11" w16cid:durableId="870454461">
    <w:abstractNumId w:val="8"/>
  </w:num>
  <w:num w:numId="12" w16cid:durableId="1554737011">
    <w:abstractNumId w:val="1"/>
  </w:num>
  <w:num w:numId="13" w16cid:durableId="597523613">
    <w:abstractNumId w:val="1"/>
  </w:num>
  <w:num w:numId="14" w16cid:durableId="993293477">
    <w:abstractNumId w:val="0"/>
  </w:num>
  <w:num w:numId="15" w16cid:durableId="1004432065">
    <w:abstractNumId w:val="9"/>
    <w:lvlOverride w:ilvl="0">
      <w:startOverride w:val="1"/>
    </w:lvlOverride>
  </w:num>
  <w:num w:numId="16" w16cid:durableId="463929601">
    <w:abstractNumId w:val="5"/>
  </w:num>
  <w:num w:numId="17" w16cid:durableId="1311641938">
    <w:abstractNumId w:val="3"/>
  </w:num>
  <w:num w:numId="18" w16cid:durableId="189453745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andon, Thomas">
    <w15:presenceInfo w15:providerId="AD" w15:userId="S::thoba@amazon.fr::25ed62d9-4bf5-42b0-acd6-31d8832fc19f"/>
  </w15:person>
  <w15:person w15:author="Lecoq, Benjamin">
    <w15:presenceInfo w15:providerId="AD" w15:userId="S::bllecoq@amazon.fr::9b60a01e-5961-4675-baab-8b32b9a378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D4"/>
    <w:rsid w:val="00000DF2"/>
    <w:rsid w:val="00014C96"/>
    <w:rsid w:val="0001547F"/>
    <w:rsid w:val="00025593"/>
    <w:rsid w:val="00040C9B"/>
    <w:rsid w:val="00046753"/>
    <w:rsid w:val="00054782"/>
    <w:rsid w:val="00065BBC"/>
    <w:rsid w:val="00070218"/>
    <w:rsid w:val="00077E09"/>
    <w:rsid w:val="000801AF"/>
    <w:rsid w:val="00082B57"/>
    <w:rsid w:val="00095B71"/>
    <w:rsid w:val="00097309"/>
    <w:rsid w:val="000A00C7"/>
    <w:rsid w:val="000A0D4B"/>
    <w:rsid w:val="000A33FF"/>
    <w:rsid w:val="000A39C9"/>
    <w:rsid w:val="000A3DF4"/>
    <w:rsid w:val="000B5B49"/>
    <w:rsid w:val="000B7BD5"/>
    <w:rsid w:val="000C53AF"/>
    <w:rsid w:val="000D1550"/>
    <w:rsid w:val="000D5411"/>
    <w:rsid w:val="001016DB"/>
    <w:rsid w:val="0010689C"/>
    <w:rsid w:val="001077EC"/>
    <w:rsid w:val="00114A1F"/>
    <w:rsid w:val="00115B2F"/>
    <w:rsid w:val="00117DB8"/>
    <w:rsid w:val="00120C0F"/>
    <w:rsid w:val="00122573"/>
    <w:rsid w:val="001430BA"/>
    <w:rsid w:val="00146C3B"/>
    <w:rsid w:val="00153BC4"/>
    <w:rsid w:val="00155E04"/>
    <w:rsid w:val="001726F5"/>
    <w:rsid w:val="0017312B"/>
    <w:rsid w:val="00176CAE"/>
    <w:rsid w:val="0018024C"/>
    <w:rsid w:val="00185F66"/>
    <w:rsid w:val="00196539"/>
    <w:rsid w:val="001A6BEF"/>
    <w:rsid w:val="001B0F7A"/>
    <w:rsid w:val="001C2CFF"/>
    <w:rsid w:val="001C3C1F"/>
    <w:rsid w:val="001C73DC"/>
    <w:rsid w:val="001D1163"/>
    <w:rsid w:val="001D1BF1"/>
    <w:rsid w:val="001E7E75"/>
    <w:rsid w:val="001F237C"/>
    <w:rsid w:val="0020569C"/>
    <w:rsid w:val="002167D1"/>
    <w:rsid w:val="002213D1"/>
    <w:rsid w:val="002279B3"/>
    <w:rsid w:val="00233DEA"/>
    <w:rsid w:val="002455F2"/>
    <w:rsid w:val="002464AB"/>
    <w:rsid w:val="002473EC"/>
    <w:rsid w:val="00250911"/>
    <w:rsid w:val="002521DB"/>
    <w:rsid w:val="0025341E"/>
    <w:rsid w:val="002602A1"/>
    <w:rsid w:val="002607C6"/>
    <w:rsid w:val="00263BEB"/>
    <w:rsid w:val="00264C8F"/>
    <w:rsid w:val="00265622"/>
    <w:rsid w:val="00265E44"/>
    <w:rsid w:val="002708DB"/>
    <w:rsid w:val="0028458F"/>
    <w:rsid w:val="00285C89"/>
    <w:rsid w:val="00293DD2"/>
    <w:rsid w:val="002A3293"/>
    <w:rsid w:val="002A7922"/>
    <w:rsid w:val="002B0B0E"/>
    <w:rsid w:val="002C1F6E"/>
    <w:rsid w:val="002C47AC"/>
    <w:rsid w:val="002C7C70"/>
    <w:rsid w:val="002D6A37"/>
    <w:rsid w:val="002D7107"/>
    <w:rsid w:val="002F0A27"/>
    <w:rsid w:val="002F1ACA"/>
    <w:rsid w:val="00303471"/>
    <w:rsid w:val="00306DAD"/>
    <w:rsid w:val="00323613"/>
    <w:rsid w:val="0034243A"/>
    <w:rsid w:val="003525E4"/>
    <w:rsid w:val="003544F5"/>
    <w:rsid w:val="00355DEA"/>
    <w:rsid w:val="003565A7"/>
    <w:rsid w:val="00360FF9"/>
    <w:rsid w:val="003617B6"/>
    <w:rsid w:val="00362066"/>
    <w:rsid w:val="00375EB6"/>
    <w:rsid w:val="00383B29"/>
    <w:rsid w:val="00387D19"/>
    <w:rsid w:val="00390315"/>
    <w:rsid w:val="0039047D"/>
    <w:rsid w:val="003A4B24"/>
    <w:rsid w:val="003A5C81"/>
    <w:rsid w:val="003B31FA"/>
    <w:rsid w:val="003B6294"/>
    <w:rsid w:val="003C0B31"/>
    <w:rsid w:val="003C0BAC"/>
    <w:rsid w:val="003C1F4F"/>
    <w:rsid w:val="003C74CC"/>
    <w:rsid w:val="003D4A85"/>
    <w:rsid w:val="003E0F1E"/>
    <w:rsid w:val="003E2B65"/>
    <w:rsid w:val="003F2739"/>
    <w:rsid w:val="003F5537"/>
    <w:rsid w:val="003F580B"/>
    <w:rsid w:val="003F68FA"/>
    <w:rsid w:val="00407765"/>
    <w:rsid w:val="00411183"/>
    <w:rsid w:val="00417A78"/>
    <w:rsid w:val="00425315"/>
    <w:rsid w:val="004347AE"/>
    <w:rsid w:val="00435B10"/>
    <w:rsid w:val="00440C6D"/>
    <w:rsid w:val="004426BD"/>
    <w:rsid w:val="0044614F"/>
    <w:rsid w:val="0046242A"/>
    <w:rsid w:val="00465DDB"/>
    <w:rsid w:val="00470867"/>
    <w:rsid w:val="00471524"/>
    <w:rsid w:val="0047234B"/>
    <w:rsid w:val="00495010"/>
    <w:rsid w:val="00496152"/>
    <w:rsid w:val="004A1BF7"/>
    <w:rsid w:val="004A431E"/>
    <w:rsid w:val="004A5939"/>
    <w:rsid w:val="004A707A"/>
    <w:rsid w:val="004B6C20"/>
    <w:rsid w:val="004C4EE9"/>
    <w:rsid w:val="004D550E"/>
    <w:rsid w:val="004F5F22"/>
    <w:rsid w:val="004F644A"/>
    <w:rsid w:val="004F7E35"/>
    <w:rsid w:val="005015BB"/>
    <w:rsid w:val="00505EB2"/>
    <w:rsid w:val="005137BC"/>
    <w:rsid w:val="005156C6"/>
    <w:rsid w:val="0052456D"/>
    <w:rsid w:val="00530962"/>
    <w:rsid w:val="00536AD2"/>
    <w:rsid w:val="005427AC"/>
    <w:rsid w:val="00547658"/>
    <w:rsid w:val="00550FFA"/>
    <w:rsid w:val="00564DA4"/>
    <w:rsid w:val="005742B4"/>
    <w:rsid w:val="00574498"/>
    <w:rsid w:val="00592A67"/>
    <w:rsid w:val="005B6ADD"/>
    <w:rsid w:val="005B7B44"/>
    <w:rsid w:val="005E261A"/>
    <w:rsid w:val="005E2E76"/>
    <w:rsid w:val="005E3C75"/>
    <w:rsid w:val="005F3FE6"/>
    <w:rsid w:val="005F58EC"/>
    <w:rsid w:val="00602B0F"/>
    <w:rsid w:val="00602D67"/>
    <w:rsid w:val="006159D6"/>
    <w:rsid w:val="00616FDC"/>
    <w:rsid w:val="00620AC7"/>
    <w:rsid w:val="00621AE3"/>
    <w:rsid w:val="00623C5A"/>
    <w:rsid w:val="00623F47"/>
    <w:rsid w:val="00624714"/>
    <w:rsid w:val="00637B10"/>
    <w:rsid w:val="006429BE"/>
    <w:rsid w:val="006528A1"/>
    <w:rsid w:val="00663B65"/>
    <w:rsid w:val="00663CEE"/>
    <w:rsid w:val="0066537C"/>
    <w:rsid w:val="006668BC"/>
    <w:rsid w:val="00671E96"/>
    <w:rsid w:val="00675A08"/>
    <w:rsid w:val="00685115"/>
    <w:rsid w:val="006861F7"/>
    <w:rsid w:val="00691D82"/>
    <w:rsid w:val="006949C2"/>
    <w:rsid w:val="0069508B"/>
    <w:rsid w:val="0069763A"/>
    <w:rsid w:val="006A290C"/>
    <w:rsid w:val="006A347F"/>
    <w:rsid w:val="006B1ED4"/>
    <w:rsid w:val="006C3E54"/>
    <w:rsid w:val="006D045E"/>
    <w:rsid w:val="006F25CC"/>
    <w:rsid w:val="006F3F47"/>
    <w:rsid w:val="006F5569"/>
    <w:rsid w:val="00712122"/>
    <w:rsid w:val="00715D2E"/>
    <w:rsid w:val="00723833"/>
    <w:rsid w:val="0073531A"/>
    <w:rsid w:val="0073660C"/>
    <w:rsid w:val="00741B9E"/>
    <w:rsid w:val="007624C9"/>
    <w:rsid w:val="00763E8F"/>
    <w:rsid w:val="0077784D"/>
    <w:rsid w:val="0078222A"/>
    <w:rsid w:val="00783391"/>
    <w:rsid w:val="007915E1"/>
    <w:rsid w:val="00792F9E"/>
    <w:rsid w:val="0079327B"/>
    <w:rsid w:val="00793D06"/>
    <w:rsid w:val="007B16B0"/>
    <w:rsid w:val="007B2F86"/>
    <w:rsid w:val="007B3C31"/>
    <w:rsid w:val="007B5F92"/>
    <w:rsid w:val="007B7E2C"/>
    <w:rsid w:val="007C1CBD"/>
    <w:rsid w:val="007C31FB"/>
    <w:rsid w:val="007C452D"/>
    <w:rsid w:val="007C4E7F"/>
    <w:rsid w:val="007C5FCA"/>
    <w:rsid w:val="007F1B20"/>
    <w:rsid w:val="007F3213"/>
    <w:rsid w:val="00803B9C"/>
    <w:rsid w:val="00813DC5"/>
    <w:rsid w:val="00827C26"/>
    <w:rsid w:val="008310E6"/>
    <w:rsid w:val="0083500C"/>
    <w:rsid w:val="0083595C"/>
    <w:rsid w:val="00837605"/>
    <w:rsid w:val="00843ECC"/>
    <w:rsid w:val="0084755F"/>
    <w:rsid w:val="00854DB7"/>
    <w:rsid w:val="008568D9"/>
    <w:rsid w:val="00860C92"/>
    <w:rsid w:val="008615EC"/>
    <w:rsid w:val="00863D4E"/>
    <w:rsid w:val="008667F6"/>
    <w:rsid w:val="00872DFE"/>
    <w:rsid w:val="00874AC5"/>
    <w:rsid w:val="008845FC"/>
    <w:rsid w:val="0089670E"/>
    <w:rsid w:val="008A4494"/>
    <w:rsid w:val="008A57C8"/>
    <w:rsid w:val="008A62AD"/>
    <w:rsid w:val="008C2A03"/>
    <w:rsid w:val="008C4179"/>
    <w:rsid w:val="008D48AC"/>
    <w:rsid w:val="008E41CA"/>
    <w:rsid w:val="008E4FB0"/>
    <w:rsid w:val="008F05A0"/>
    <w:rsid w:val="008F5AA3"/>
    <w:rsid w:val="008F72D0"/>
    <w:rsid w:val="00904334"/>
    <w:rsid w:val="009124CE"/>
    <w:rsid w:val="00926284"/>
    <w:rsid w:val="009378E9"/>
    <w:rsid w:val="00937B63"/>
    <w:rsid w:val="009405D8"/>
    <w:rsid w:val="00945CC4"/>
    <w:rsid w:val="00947500"/>
    <w:rsid w:val="00951816"/>
    <w:rsid w:val="00953472"/>
    <w:rsid w:val="00982C0E"/>
    <w:rsid w:val="00983ABC"/>
    <w:rsid w:val="00983D2F"/>
    <w:rsid w:val="0099405D"/>
    <w:rsid w:val="009957DC"/>
    <w:rsid w:val="00997736"/>
    <w:rsid w:val="009B38DA"/>
    <w:rsid w:val="009C3E46"/>
    <w:rsid w:val="009D47C1"/>
    <w:rsid w:val="009E38C1"/>
    <w:rsid w:val="00A01194"/>
    <w:rsid w:val="00A0591C"/>
    <w:rsid w:val="00A13B2C"/>
    <w:rsid w:val="00A237C6"/>
    <w:rsid w:val="00A23E5D"/>
    <w:rsid w:val="00A278CC"/>
    <w:rsid w:val="00A315CD"/>
    <w:rsid w:val="00A675AA"/>
    <w:rsid w:val="00A724A7"/>
    <w:rsid w:val="00A84413"/>
    <w:rsid w:val="00A86565"/>
    <w:rsid w:val="00A932D8"/>
    <w:rsid w:val="00A94B68"/>
    <w:rsid w:val="00AA0078"/>
    <w:rsid w:val="00AA65A8"/>
    <w:rsid w:val="00AB78C0"/>
    <w:rsid w:val="00AC48DF"/>
    <w:rsid w:val="00AC5E77"/>
    <w:rsid w:val="00AD6B80"/>
    <w:rsid w:val="00AE4C05"/>
    <w:rsid w:val="00AE4F5C"/>
    <w:rsid w:val="00AF171A"/>
    <w:rsid w:val="00AF6C2A"/>
    <w:rsid w:val="00AF7119"/>
    <w:rsid w:val="00B035BF"/>
    <w:rsid w:val="00B04563"/>
    <w:rsid w:val="00B10FA1"/>
    <w:rsid w:val="00B1396A"/>
    <w:rsid w:val="00B145EE"/>
    <w:rsid w:val="00B22AAA"/>
    <w:rsid w:val="00B2526B"/>
    <w:rsid w:val="00B3280C"/>
    <w:rsid w:val="00B44CA0"/>
    <w:rsid w:val="00B51270"/>
    <w:rsid w:val="00B55021"/>
    <w:rsid w:val="00B6376F"/>
    <w:rsid w:val="00B71A10"/>
    <w:rsid w:val="00B72F02"/>
    <w:rsid w:val="00B74C45"/>
    <w:rsid w:val="00B76CE5"/>
    <w:rsid w:val="00B80632"/>
    <w:rsid w:val="00B90573"/>
    <w:rsid w:val="00B92ECF"/>
    <w:rsid w:val="00BA1295"/>
    <w:rsid w:val="00BA629D"/>
    <w:rsid w:val="00BA6B96"/>
    <w:rsid w:val="00BC595E"/>
    <w:rsid w:val="00BD0ACE"/>
    <w:rsid w:val="00BD0C65"/>
    <w:rsid w:val="00BE1DF4"/>
    <w:rsid w:val="00BE56E1"/>
    <w:rsid w:val="00BF0446"/>
    <w:rsid w:val="00C02A96"/>
    <w:rsid w:val="00C05F4D"/>
    <w:rsid w:val="00C122A7"/>
    <w:rsid w:val="00C20855"/>
    <w:rsid w:val="00C20D61"/>
    <w:rsid w:val="00C3014A"/>
    <w:rsid w:val="00C31D63"/>
    <w:rsid w:val="00C3688A"/>
    <w:rsid w:val="00C37FD8"/>
    <w:rsid w:val="00C62924"/>
    <w:rsid w:val="00C63610"/>
    <w:rsid w:val="00C649DB"/>
    <w:rsid w:val="00C66D1F"/>
    <w:rsid w:val="00C73684"/>
    <w:rsid w:val="00C817E0"/>
    <w:rsid w:val="00C838F8"/>
    <w:rsid w:val="00C85A10"/>
    <w:rsid w:val="00C867CB"/>
    <w:rsid w:val="00C90731"/>
    <w:rsid w:val="00C92A92"/>
    <w:rsid w:val="00CA1A40"/>
    <w:rsid w:val="00CA1DFB"/>
    <w:rsid w:val="00CB0B09"/>
    <w:rsid w:val="00CB2764"/>
    <w:rsid w:val="00CB27DD"/>
    <w:rsid w:val="00CB7FDD"/>
    <w:rsid w:val="00CC1377"/>
    <w:rsid w:val="00CC2BA8"/>
    <w:rsid w:val="00CC2FA8"/>
    <w:rsid w:val="00CC34D6"/>
    <w:rsid w:val="00CC5F5A"/>
    <w:rsid w:val="00CD6E58"/>
    <w:rsid w:val="00CE2D19"/>
    <w:rsid w:val="00CF2432"/>
    <w:rsid w:val="00CF6B4D"/>
    <w:rsid w:val="00D04C89"/>
    <w:rsid w:val="00D10D0C"/>
    <w:rsid w:val="00D14A3F"/>
    <w:rsid w:val="00D15185"/>
    <w:rsid w:val="00D23946"/>
    <w:rsid w:val="00D31970"/>
    <w:rsid w:val="00D3550E"/>
    <w:rsid w:val="00D35B4D"/>
    <w:rsid w:val="00D40BFE"/>
    <w:rsid w:val="00D519CD"/>
    <w:rsid w:val="00D527DD"/>
    <w:rsid w:val="00D5545C"/>
    <w:rsid w:val="00D56235"/>
    <w:rsid w:val="00D564A3"/>
    <w:rsid w:val="00D65876"/>
    <w:rsid w:val="00D67754"/>
    <w:rsid w:val="00D7163D"/>
    <w:rsid w:val="00D72285"/>
    <w:rsid w:val="00D90CD9"/>
    <w:rsid w:val="00D964BD"/>
    <w:rsid w:val="00DB73C7"/>
    <w:rsid w:val="00DC3962"/>
    <w:rsid w:val="00DC4563"/>
    <w:rsid w:val="00DC786E"/>
    <w:rsid w:val="00DD267B"/>
    <w:rsid w:val="00DE09C8"/>
    <w:rsid w:val="00DE4A60"/>
    <w:rsid w:val="00DF3AAF"/>
    <w:rsid w:val="00DF6F48"/>
    <w:rsid w:val="00E0161C"/>
    <w:rsid w:val="00E16286"/>
    <w:rsid w:val="00E257C9"/>
    <w:rsid w:val="00E32931"/>
    <w:rsid w:val="00E353D1"/>
    <w:rsid w:val="00E36C54"/>
    <w:rsid w:val="00E4020A"/>
    <w:rsid w:val="00E41C76"/>
    <w:rsid w:val="00E45AC8"/>
    <w:rsid w:val="00E54F01"/>
    <w:rsid w:val="00E667C7"/>
    <w:rsid w:val="00E73196"/>
    <w:rsid w:val="00E737D0"/>
    <w:rsid w:val="00E74914"/>
    <w:rsid w:val="00E75620"/>
    <w:rsid w:val="00E926A1"/>
    <w:rsid w:val="00E94435"/>
    <w:rsid w:val="00E95808"/>
    <w:rsid w:val="00E972B5"/>
    <w:rsid w:val="00EA251F"/>
    <w:rsid w:val="00EB04DF"/>
    <w:rsid w:val="00EB40FD"/>
    <w:rsid w:val="00EC1B23"/>
    <w:rsid w:val="00EC5E28"/>
    <w:rsid w:val="00ED0C24"/>
    <w:rsid w:val="00ED5A3B"/>
    <w:rsid w:val="00EE03AE"/>
    <w:rsid w:val="00EE68A5"/>
    <w:rsid w:val="00EF0C2F"/>
    <w:rsid w:val="00EF12E6"/>
    <w:rsid w:val="00EF4946"/>
    <w:rsid w:val="00EF74D4"/>
    <w:rsid w:val="00F12F40"/>
    <w:rsid w:val="00F31F5C"/>
    <w:rsid w:val="00F33DEF"/>
    <w:rsid w:val="00F44973"/>
    <w:rsid w:val="00F45473"/>
    <w:rsid w:val="00F51264"/>
    <w:rsid w:val="00F55F82"/>
    <w:rsid w:val="00F6038C"/>
    <w:rsid w:val="00F67BA4"/>
    <w:rsid w:val="00F83049"/>
    <w:rsid w:val="00FA0F7B"/>
    <w:rsid w:val="00FA1A2B"/>
    <w:rsid w:val="00FA5CD4"/>
    <w:rsid w:val="00FA5EC1"/>
    <w:rsid w:val="00FC1413"/>
    <w:rsid w:val="00FC3151"/>
    <w:rsid w:val="00FC45D7"/>
    <w:rsid w:val="00FC60F7"/>
    <w:rsid w:val="00FD2E84"/>
    <w:rsid w:val="00FD45B8"/>
    <w:rsid w:val="00FE0B30"/>
    <w:rsid w:val="00FE1094"/>
    <w:rsid w:val="00FE2B7B"/>
    <w:rsid w:val="00FF1C44"/>
    <w:rsid w:val="00FF1DBE"/>
    <w:rsid w:val="0142B303"/>
    <w:rsid w:val="0173D04A"/>
    <w:rsid w:val="04617612"/>
    <w:rsid w:val="04A8EC4C"/>
    <w:rsid w:val="067C36AB"/>
    <w:rsid w:val="07047401"/>
    <w:rsid w:val="0ACAB70B"/>
    <w:rsid w:val="0C0CDF83"/>
    <w:rsid w:val="0CB54AA6"/>
    <w:rsid w:val="0D6B6BF2"/>
    <w:rsid w:val="0E1A14D1"/>
    <w:rsid w:val="0EF49CDD"/>
    <w:rsid w:val="11B3948D"/>
    <w:rsid w:val="121E7570"/>
    <w:rsid w:val="12BCEE9A"/>
    <w:rsid w:val="13A34A19"/>
    <w:rsid w:val="16325D62"/>
    <w:rsid w:val="164D433F"/>
    <w:rsid w:val="166AAAA1"/>
    <w:rsid w:val="1A46CD5E"/>
    <w:rsid w:val="1A82DF24"/>
    <w:rsid w:val="1A9C4655"/>
    <w:rsid w:val="1AC8A9FE"/>
    <w:rsid w:val="1AEE6A27"/>
    <w:rsid w:val="1BD1218B"/>
    <w:rsid w:val="1C1E626D"/>
    <w:rsid w:val="1C5DD641"/>
    <w:rsid w:val="1FD1F6C1"/>
    <w:rsid w:val="20992BB9"/>
    <w:rsid w:val="2113CF5D"/>
    <w:rsid w:val="217E25A3"/>
    <w:rsid w:val="23387D48"/>
    <w:rsid w:val="236B16D8"/>
    <w:rsid w:val="25A35FD7"/>
    <w:rsid w:val="25C969F0"/>
    <w:rsid w:val="266156E1"/>
    <w:rsid w:val="2679C55F"/>
    <w:rsid w:val="268283F4"/>
    <w:rsid w:val="26AA488B"/>
    <w:rsid w:val="27C4C708"/>
    <w:rsid w:val="287B9253"/>
    <w:rsid w:val="2982E5FB"/>
    <w:rsid w:val="2B0BE7B5"/>
    <w:rsid w:val="3049FDCE"/>
    <w:rsid w:val="3323FB53"/>
    <w:rsid w:val="36339261"/>
    <w:rsid w:val="370986FB"/>
    <w:rsid w:val="371EC011"/>
    <w:rsid w:val="372C66B8"/>
    <w:rsid w:val="375F84ED"/>
    <w:rsid w:val="377D1DF5"/>
    <w:rsid w:val="386FF1C0"/>
    <w:rsid w:val="38D61AC1"/>
    <w:rsid w:val="3A10854A"/>
    <w:rsid w:val="3B137DCA"/>
    <w:rsid w:val="3B13A378"/>
    <w:rsid w:val="3C5882E8"/>
    <w:rsid w:val="3C86D3A5"/>
    <w:rsid w:val="3F4086F4"/>
    <w:rsid w:val="3FDB3588"/>
    <w:rsid w:val="406C8A95"/>
    <w:rsid w:val="41AE4EDF"/>
    <w:rsid w:val="42279FDF"/>
    <w:rsid w:val="43147242"/>
    <w:rsid w:val="441A899D"/>
    <w:rsid w:val="4536C539"/>
    <w:rsid w:val="454F0988"/>
    <w:rsid w:val="459E3AB0"/>
    <w:rsid w:val="45CCC62D"/>
    <w:rsid w:val="47B572B4"/>
    <w:rsid w:val="49D9D4B7"/>
    <w:rsid w:val="4B4B374C"/>
    <w:rsid w:val="4B5F222A"/>
    <w:rsid w:val="4BEEFDB2"/>
    <w:rsid w:val="4D3EBD6A"/>
    <w:rsid w:val="4DD412DF"/>
    <w:rsid w:val="4EF3A897"/>
    <w:rsid w:val="4FE8D854"/>
    <w:rsid w:val="50DE61E0"/>
    <w:rsid w:val="51A16B79"/>
    <w:rsid w:val="51A1BAD5"/>
    <w:rsid w:val="543BBDB0"/>
    <w:rsid w:val="5847E6CA"/>
    <w:rsid w:val="5C3DD242"/>
    <w:rsid w:val="5D79DBDA"/>
    <w:rsid w:val="5F694449"/>
    <w:rsid w:val="5FBDC783"/>
    <w:rsid w:val="60A4FF4B"/>
    <w:rsid w:val="6105D77E"/>
    <w:rsid w:val="612C9531"/>
    <w:rsid w:val="62D9DBCA"/>
    <w:rsid w:val="655EB49C"/>
    <w:rsid w:val="68447701"/>
    <w:rsid w:val="6981E814"/>
    <w:rsid w:val="6A4F0A9A"/>
    <w:rsid w:val="6A7A5C1C"/>
    <w:rsid w:val="6AC11246"/>
    <w:rsid w:val="6C6940D8"/>
    <w:rsid w:val="6D50595D"/>
    <w:rsid w:val="6D51EFEB"/>
    <w:rsid w:val="6EE65D94"/>
    <w:rsid w:val="6EF17B09"/>
    <w:rsid w:val="6FFDAB36"/>
    <w:rsid w:val="70431693"/>
    <w:rsid w:val="727088A6"/>
    <w:rsid w:val="72C17B1E"/>
    <w:rsid w:val="72F9F224"/>
    <w:rsid w:val="732BFE26"/>
    <w:rsid w:val="7516C563"/>
    <w:rsid w:val="7756E3F2"/>
    <w:rsid w:val="778B9E5A"/>
    <w:rsid w:val="789FD0AC"/>
    <w:rsid w:val="797802BC"/>
    <w:rsid w:val="7A29BFC3"/>
    <w:rsid w:val="7AA08967"/>
    <w:rsid w:val="7AE1A924"/>
    <w:rsid w:val="7AFB8B96"/>
    <w:rsid w:val="7BDE8C4F"/>
    <w:rsid w:val="7C8E0A1C"/>
    <w:rsid w:val="7D21489A"/>
    <w:rsid w:val="7DC73BEF"/>
    <w:rsid w:val="7DF07650"/>
    <w:rsid w:val="7FD4A4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36060"/>
  <w15:chartTrackingRefBased/>
  <w15:docId w15:val="{2D421991-4C13-4773-9A4C-89394E4AB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MZN Body"/>
    <w:qFormat/>
    <w:rsid w:val="006B1ED4"/>
    <w:pPr>
      <w:spacing w:after="120" w:line="240" w:lineRule="auto"/>
    </w:pPr>
    <w:rPr>
      <w:rFonts w:eastAsia="Calibri" w:cstheme="minorHAnsi"/>
      <w:szCs w:val="20"/>
    </w:rPr>
  </w:style>
  <w:style w:type="paragraph" w:styleId="Heading1">
    <w:name w:val="heading 1"/>
    <w:basedOn w:val="Normal"/>
    <w:next w:val="Normal"/>
    <w:link w:val="Heading1Char"/>
    <w:uiPriority w:val="9"/>
    <w:qFormat/>
    <w:rsid w:val="006B1ED4"/>
    <w:pPr>
      <w:keepNext/>
      <w:keepLines/>
      <w:pBdr>
        <w:bottom w:val="single" w:sz="18" w:space="1" w:color="auto"/>
      </w:pBdr>
      <w:spacing w:before="240" w:after="0"/>
      <w:outlineLvl w:val="0"/>
    </w:pPr>
    <w:rPr>
      <w:rFonts w:ascii="Calibri" w:eastAsiaTheme="majorEastAsia" w:hAnsi="Calibri" w:cstheme="majorBidi"/>
      <w:b/>
      <w:szCs w:val="32"/>
    </w:rPr>
  </w:style>
  <w:style w:type="paragraph" w:styleId="Heading2">
    <w:name w:val="heading 2"/>
    <w:basedOn w:val="Normal"/>
    <w:next w:val="Normal"/>
    <w:link w:val="Heading2Char"/>
    <w:uiPriority w:val="9"/>
    <w:unhideWhenUsed/>
    <w:qFormat/>
    <w:rsid w:val="006B1ED4"/>
    <w:pPr>
      <w:keepNext/>
      <w:keepLines/>
      <w:spacing w:before="40" w:after="0"/>
      <w:outlineLvl w:val="1"/>
    </w:pPr>
    <w:rPr>
      <w:rFonts w:ascii="Calibri" w:eastAsiaTheme="majorEastAsia" w:hAnsi="Calibri" w:cstheme="majorBidi"/>
      <w:b/>
      <w:szCs w:val="26"/>
    </w:rPr>
  </w:style>
  <w:style w:type="paragraph" w:styleId="Heading3">
    <w:name w:val="heading 3"/>
    <w:basedOn w:val="Normal"/>
    <w:next w:val="Normal"/>
    <w:link w:val="Heading3Char"/>
    <w:uiPriority w:val="9"/>
    <w:semiHidden/>
    <w:unhideWhenUsed/>
    <w:qFormat/>
    <w:rsid w:val="006B1ED4"/>
    <w:pPr>
      <w:keepNext/>
      <w:keepLines/>
      <w:spacing w:before="40" w:after="0"/>
      <w:outlineLvl w:val="2"/>
    </w:pPr>
    <w:rPr>
      <w:rFonts w:ascii="Calibri" w:eastAsiaTheme="majorEastAsia" w:hAnsi="Calibri" w:cstheme="majorBidi"/>
      <w:b/>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6B1ED4"/>
    <w:rPr>
      <w:rFonts w:cs="Times New Roman"/>
      <w:color w:val="0000FF"/>
      <w:u w:val="single"/>
    </w:rPr>
  </w:style>
  <w:style w:type="character" w:customStyle="1" w:styleId="HeaderChar">
    <w:name w:val="Header Char"/>
    <w:link w:val="Header"/>
    <w:uiPriority w:val="99"/>
    <w:semiHidden/>
    <w:rsid w:val="006B1ED4"/>
    <w:rPr>
      <w:rFonts w:ascii="Calibri" w:eastAsia="Calibri" w:hAnsi="Calibri" w:cs="Times New Roman"/>
      <w:sz w:val="18"/>
      <w:szCs w:val="18"/>
    </w:rPr>
  </w:style>
  <w:style w:type="paragraph" w:styleId="Header">
    <w:name w:val="header"/>
    <w:basedOn w:val="Normal"/>
    <w:link w:val="HeaderChar"/>
    <w:uiPriority w:val="99"/>
    <w:semiHidden/>
    <w:rsid w:val="006B1ED4"/>
    <w:pPr>
      <w:tabs>
        <w:tab w:val="center" w:pos="4680"/>
        <w:tab w:val="right" w:pos="9360"/>
      </w:tabs>
    </w:pPr>
    <w:rPr>
      <w:rFonts w:ascii="Calibri" w:hAnsi="Calibri" w:cs="Times New Roman"/>
      <w:sz w:val="18"/>
      <w:szCs w:val="18"/>
    </w:rPr>
  </w:style>
  <w:style w:type="character" w:customStyle="1" w:styleId="HeaderChar1">
    <w:name w:val="Header Char1"/>
    <w:basedOn w:val="DefaultParagraphFont"/>
    <w:uiPriority w:val="99"/>
    <w:semiHidden/>
    <w:rsid w:val="006B1ED4"/>
    <w:rPr>
      <w:rFonts w:eastAsia="Calibri" w:cstheme="minorHAnsi"/>
      <w:szCs w:val="20"/>
    </w:rPr>
  </w:style>
  <w:style w:type="character" w:customStyle="1" w:styleId="FooterChar">
    <w:name w:val="Footer Char"/>
    <w:link w:val="Footer"/>
    <w:uiPriority w:val="99"/>
    <w:rsid w:val="006B1ED4"/>
    <w:rPr>
      <w:rFonts w:ascii="Calibri" w:eastAsia="Calibri" w:hAnsi="Calibri" w:cs="Times New Roman"/>
      <w:sz w:val="18"/>
      <w:szCs w:val="18"/>
    </w:rPr>
  </w:style>
  <w:style w:type="paragraph" w:styleId="Footer">
    <w:name w:val="footer"/>
    <w:basedOn w:val="Normal"/>
    <w:link w:val="FooterChar"/>
    <w:uiPriority w:val="99"/>
    <w:rsid w:val="006B1ED4"/>
    <w:pPr>
      <w:tabs>
        <w:tab w:val="center" w:pos="4680"/>
        <w:tab w:val="right" w:pos="9360"/>
      </w:tabs>
    </w:pPr>
    <w:rPr>
      <w:rFonts w:ascii="Calibri" w:hAnsi="Calibri" w:cs="Times New Roman"/>
      <w:sz w:val="18"/>
      <w:szCs w:val="18"/>
    </w:rPr>
  </w:style>
  <w:style w:type="character" w:customStyle="1" w:styleId="FooterChar1">
    <w:name w:val="Footer Char1"/>
    <w:basedOn w:val="DefaultParagraphFont"/>
    <w:uiPriority w:val="99"/>
    <w:semiHidden/>
    <w:rsid w:val="006B1ED4"/>
    <w:rPr>
      <w:rFonts w:eastAsia="Calibri" w:cstheme="minorHAnsi"/>
      <w:szCs w:val="20"/>
    </w:rPr>
  </w:style>
  <w:style w:type="paragraph" w:styleId="ListParagraph">
    <w:name w:val="List Paragraph"/>
    <w:basedOn w:val="Normal"/>
    <w:link w:val="ListParagraphChar"/>
    <w:uiPriority w:val="34"/>
    <w:qFormat/>
    <w:rsid w:val="006B1ED4"/>
    <w:pPr>
      <w:numPr>
        <w:numId w:val="5"/>
      </w:numPr>
      <w:contextualSpacing/>
    </w:pPr>
    <w:rPr>
      <w:rFonts w:eastAsia="MS Mincho"/>
      <w:u w:val="single"/>
    </w:rPr>
  </w:style>
  <w:style w:type="character" w:customStyle="1" w:styleId="ListParagraphChar">
    <w:name w:val="List Paragraph Char"/>
    <w:link w:val="ListParagraph"/>
    <w:uiPriority w:val="34"/>
    <w:rsid w:val="006B1ED4"/>
    <w:rPr>
      <w:rFonts w:eastAsia="MS Mincho" w:cstheme="minorHAnsi"/>
      <w:szCs w:val="20"/>
      <w:u w:val="single"/>
    </w:rPr>
  </w:style>
  <w:style w:type="paragraph" w:customStyle="1" w:styleId="AMZNH1">
    <w:name w:val="AMZN H1"/>
    <w:basedOn w:val="Heading1"/>
    <w:next w:val="Normal"/>
    <w:link w:val="AMZNH1Char"/>
    <w:rsid w:val="006B1ED4"/>
    <w:pPr>
      <w:keepLines w:val="0"/>
      <w:pBdr>
        <w:bottom w:val="single" w:sz="4" w:space="1" w:color="auto"/>
      </w:pBdr>
      <w:shd w:val="clear" w:color="auto" w:fill="FFFFFF" w:themeFill="background1"/>
      <w:spacing w:before="120" w:after="120"/>
    </w:pPr>
    <w:rPr>
      <w:rFonts w:eastAsia="Times New Roman" w:cstheme="minorHAnsi"/>
      <w:b w:val="0"/>
      <w:bCs/>
      <w:kern w:val="32"/>
      <w:lang w:eastAsia="x-none"/>
    </w:rPr>
  </w:style>
  <w:style w:type="paragraph" w:customStyle="1" w:styleId="AMZNH2">
    <w:name w:val="AMZN H2"/>
    <w:basedOn w:val="Heading2"/>
    <w:next w:val="Normal"/>
    <w:link w:val="AMZNH2Char"/>
    <w:rsid w:val="006B1ED4"/>
    <w:pPr>
      <w:keepLines w:val="0"/>
      <w:spacing w:before="240" w:after="60"/>
    </w:pPr>
    <w:rPr>
      <w:rFonts w:eastAsia="Times New Roman" w:cstheme="minorHAnsi"/>
      <w:b w:val="0"/>
      <w:bCs/>
      <w:iCs/>
      <w:u w:val="single"/>
      <w:lang w:eastAsia="x-none"/>
    </w:rPr>
  </w:style>
  <w:style w:type="character" w:customStyle="1" w:styleId="AMZNH1Char">
    <w:name w:val="AMZN H1 Char"/>
    <w:basedOn w:val="Heading1Char"/>
    <w:link w:val="AMZNH1"/>
    <w:rsid w:val="006B1ED4"/>
    <w:rPr>
      <w:rFonts w:ascii="Calibri" w:eastAsia="Times New Roman" w:hAnsi="Calibri" w:cstheme="minorHAnsi"/>
      <w:b w:val="0"/>
      <w:bCs/>
      <w:kern w:val="32"/>
      <w:szCs w:val="32"/>
      <w:shd w:val="clear" w:color="auto" w:fill="FFFFFF" w:themeFill="background1"/>
      <w:lang w:eastAsia="x-none"/>
    </w:rPr>
  </w:style>
  <w:style w:type="character" w:customStyle="1" w:styleId="AMZNH2Char">
    <w:name w:val="AMZN H2 Char"/>
    <w:basedOn w:val="Heading2Char"/>
    <w:link w:val="AMZNH2"/>
    <w:rsid w:val="006B1ED4"/>
    <w:rPr>
      <w:rFonts w:ascii="Calibri" w:eastAsia="Times New Roman" w:hAnsi="Calibri" w:cstheme="minorHAnsi"/>
      <w:b w:val="0"/>
      <w:bCs/>
      <w:iCs/>
      <w:szCs w:val="26"/>
      <w:u w:val="single"/>
      <w:lang w:eastAsia="x-none"/>
    </w:rPr>
  </w:style>
  <w:style w:type="paragraph" w:customStyle="1" w:styleId="InstructionHighlight">
    <w:name w:val="Instruction Highlight"/>
    <w:basedOn w:val="Normal"/>
    <w:qFormat/>
    <w:rsid w:val="00BD0C65"/>
    <w:pPr>
      <w:shd w:val="clear" w:color="auto" w:fill="F7CAAC" w:themeFill="accent2" w:themeFillTint="66"/>
      <w:spacing w:before="120"/>
    </w:pPr>
    <w:rPr>
      <w:szCs w:val="22"/>
    </w:rPr>
  </w:style>
  <w:style w:type="paragraph" w:customStyle="1" w:styleId="AMZNPRFAQSubhead">
    <w:name w:val="AMZN PRFAQ Subhead"/>
    <w:basedOn w:val="Normal"/>
    <w:link w:val="AMZNPRFAQSubheadChar"/>
    <w:qFormat/>
    <w:rsid w:val="006B1ED4"/>
    <w:rPr>
      <w:i/>
    </w:rPr>
  </w:style>
  <w:style w:type="character" w:customStyle="1" w:styleId="AMZNPRFAQSubheadChar">
    <w:name w:val="AMZN PRFAQ Subhead Char"/>
    <w:basedOn w:val="DefaultParagraphFont"/>
    <w:link w:val="AMZNPRFAQSubhead"/>
    <w:rsid w:val="006B1ED4"/>
    <w:rPr>
      <w:rFonts w:eastAsia="Calibri" w:cstheme="minorHAnsi"/>
      <w:i/>
      <w:szCs w:val="20"/>
    </w:rPr>
  </w:style>
  <w:style w:type="character" w:customStyle="1" w:styleId="Heading1Char">
    <w:name w:val="Heading 1 Char"/>
    <w:basedOn w:val="DefaultParagraphFont"/>
    <w:link w:val="Heading1"/>
    <w:uiPriority w:val="9"/>
    <w:rsid w:val="006B1ED4"/>
    <w:rPr>
      <w:rFonts w:ascii="Calibri" w:eastAsiaTheme="majorEastAsia" w:hAnsi="Calibri" w:cstheme="majorBidi"/>
      <w:b/>
      <w:szCs w:val="32"/>
    </w:rPr>
  </w:style>
  <w:style w:type="character" w:customStyle="1" w:styleId="Heading2Char">
    <w:name w:val="Heading 2 Char"/>
    <w:basedOn w:val="DefaultParagraphFont"/>
    <w:link w:val="Heading2"/>
    <w:uiPriority w:val="9"/>
    <w:rsid w:val="006B1ED4"/>
    <w:rPr>
      <w:rFonts w:ascii="Calibri" w:eastAsiaTheme="majorEastAsia" w:hAnsi="Calibri" w:cstheme="majorBidi"/>
      <w:b/>
      <w:szCs w:val="26"/>
    </w:rPr>
  </w:style>
  <w:style w:type="character" w:styleId="LineNumber">
    <w:name w:val="line number"/>
    <w:basedOn w:val="DefaultParagraphFont"/>
    <w:uiPriority w:val="99"/>
    <w:semiHidden/>
    <w:unhideWhenUsed/>
    <w:rsid w:val="006B1ED4"/>
  </w:style>
  <w:style w:type="character" w:customStyle="1" w:styleId="Heading3Char">
    <w:name w:val="Heading 3 Char"/>
    <w:basedOn w:val="DefaultParagraphFont"/>
    <w:link w:val="Heading3"/>
    <w:uiPriority w:val="9"/>
    <w:semiHidden/>
    <w:rsid w:val="006B1ED4"/>
    <w:rPr>
      <w:rFonts w:ascii="Calibri" w:eastAsiaTheme="majorEastAsia" w:hAnsi="Calibri" w:cstheme="majorBidi"/>
      <w:b/>
      <w:szCs w:val="24"/>
      <w:u w:val="single"/>
    </w:rPr>
  </w:style>
  <w:style w:type="character" w:styleId="FollowedHyperlink">
    <w:name w:val="FollowedHyperlink"/>
    <w:basedOn w:val="DefaultParagraphFont"/>
    <w:uiPriority w:val="99"/>
    <w:semiHidden/>
    <w:unhideWhenUsed/>
    <w:rsid w:val="008667F6"/>
    <w:rPr>
      <w:color w:val="954F72" w:themeColor="followedHyperlink"/>
      <w:u w:val="single"/>
    </w:rPr>
  </w:style>
  <w:style w:type="character" w:styleId="UnresolvedMention">
    <w:name w:val="Unresolved Mention"/>
    <w:basedOn w:val="DefaultParagraphFont"/>
    <w:uiPriority w:val="99"/>
    <w:semiHidden/>
    <w:unhideWhenUsed/>
    <w:rsid w:val="003F2739"/>
    <w:rPr>
      <w:color w:val="605E5C"/>
      <w:shd w:val="clear" w:color="auto" w:fill="E1DFDD"/>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eastAsia="Calibri" w:cstheme="minorHAnsi"/>
      <w:sz w:val="20"/>
      <w:szCs w:val="20"/>
    </w:rPr>
  </w:style>
  <w:style w:type="character" w:styleId="CommentReference">
    <w:name w:val="annotation reference"/>
    <w:basedOn w:val="DefaultParagraphFont"/>
    <w:uiPriority w:val="99"/>
    <w:semiHidden/>
    <w:unhideWhenUsed/>
    <w:rPr>
      <w:sz w:val="16"/>
      <w:szCs w:val="16"/>
    </w:rPr>
  </w:style>
  <w:style w:type="paragraph" w:styleId="ListBullet">
    <w:name w:val="List Bullet"/>
    <w:basedOn w:val="Normal"/>
    <w:uiPriority w:val="99"/>
    <w:unhideWhenUsed/>
    <w:rsid w:val="00D72285"/>
    <w:pPr>
      <w:numPr>
        <w:numId w:val="12"/>
      </w:numPr>
      <w:spacing w:after="200" w:line="276" w:lineRule="auto"/>
      <w:contextualSpacing/>
    </w:pPr>
    <w:rPr>
      <w:rFonts w:ascii="Calibri" w:eastAsiaTheme="minorEastAsia" w:hAnsi="Calibri" w:cstheme="minorBidi"/>
      <w:szCs w:val="22"/>
    </w:rPr>
  </w:style>
  <w:style w:type="paragraph" w:styleId="ListNumber">
    <w:name w:val="List Number"/>
    <w:basedOn w:val="Normal"/>
    <w:uiPriority w:val="99"/>
    <w:unhideWhenUsed/>
    <w:rsid w:val="00AC48DF"/>
    <w:pPr>
      <w:numPr>
        <w:numId w:val="14"/>
      </w:numPr>
      <w:tabs>
        <w:tab w:val="clear" w:pos="360"/>
      </w:tabs>
      <w:spacing w:after="200" w:line="276" w:lineRule="auto"/>
      <w:ind w:left="0" w:firstLine="0"/>
      <w:contextualSpacing/>
    </w:pPr>
    <w:rPr>
      <w:rFonts w:ascii="Calibri" w:eastAsiaTheme="minorEastAsia" w:hAnsi="Calibri" w:cstheme="minorBidi"/>
      <w:szCs w:val="22"/>
    </w:rPr>
  </w:style>
  <w:style w:type="table" w:customStyle="1" w:styleId="LightGrid-Accent11">
    <w:name w:val="Light Grid - Accent 11"/>
    <w:basedOn w:val="TableNormal"/>
    <w:next w:val="LightGrid-Accent1"/>
    <w:uiPriority w:val="62"/>
    <w:rsid w:val="0017312B"/>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1">
    <w:name w:val="Light Grid Accent 1"/>
    <w:basedOn w:val="TableNormal"/>
    <w:uiPriority w:val="62"/>
    <w:unhideWhenUsed/>
    <w:rsid w:val="0017312B"/>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mazonfra-my.sharepoint.com/:w:/r/personal/bllecoq_amazon_fr/_layouts/15/Doc.aspx?sourcedoc=%7BBC5679C1-8A90-4A91-A338-052B52A09FE4%7D&amp;file=PRFAQ_GenAIDemoLibrary.docx&amp;action=default&amp;mobileredirect=true&amp;DefaultItemOpen=1&amp;wdOrigin=DOCUMENTS.SHELL%2CAPPHOME-WEB.FILEBROWSER.RECENT&amp;wdPreviousSession=5bb793fa-ed90-4c7b-a0de-cb97f49ef52b&amp;wdPreviousSessionSrc=AppHomeWeb&amp;ct=1766067706133" TargetMode="Externa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4338</Words>
  <Characters>24730</Characters>
  <Application>Microsoft Office Word</Application>
  <DocSecurity>4</DocSecurity>
  <Lines>206</Lines>
  <Paragraphs>58</Paragraphs>
  <ScaleCrop>false</ScaleCrop>
  <Company/>
  <LinksUpToDate>false</LinksUpToDate>
  <CharactersWithSpaces>29010</CharactersWithSpaces>
  <SharedDoc>false</SharedDoc>
  <HLinks>
    <vt:vector size="6" baseType="variant">
      <vt:variant>
        <vt:i4>196614</vt:i4>
      </vt:variant>
      <vt:variant>
        <vt:i4>0</vt:i4>
      </vt:variant>
      <vt:variant>
        <vt:i4>0</vt:i4>
      </vt:variant>
      <vt:variant>
        <vt:i4>5</vt:i4>
      </vt:variant>
      <vt:variant>
        <vt:lpwstr>https://amazonfra-my.sharepoint.com/:w:/r/personal/bllecoq_amazon_fr/_layouts/15/Doc.aspx?sourcedoc=%7BBC5679C1-8A90-4A91-A338-052B52A09FE4%7D&amp;file=PRFAQ_GenAIDemoLibrary.docx&amp;action=default&amp;mobileredirect=true&amp;DefaultItemOpen=1&amp;wdOrigin=DOCUMENTS.SHELL%2CAPPHOME-WEB.FILEBROWSER.RECENT&amp;wdPreviousSession=5bb793fa-ed90-4c7b-a0de-cb97f49ef52b&amp;wdPreviousSessionSrc=AppHomeWeb&amp;ct=1766067706133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Kim</dc:creator>
  <cp:keywords/>
  <dc:description/>
  <cp:lastModifiedBy>Meriche, Amar</cp:lastModifiedBy>
  <cp:revision>215</cp:revision>
  <dcterms:created xsi:type="dcterms:W3CDTF">2025-12-23T21:05:00Z</dcterms:created>
  <dcterms:modified xsi:type="dcterms:W3CDTF">2026-01-06T09:01:00Z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2025-11-21T10:19:49Z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84918236-d96e-4d15-9a34-4f201e8be342</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